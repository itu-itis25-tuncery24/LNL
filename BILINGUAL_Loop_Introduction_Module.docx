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w:cs="Times" w:eastAsia="Times" w:hAnsi="Times"/>
          <w:b w:val="1"/>
          <w:i w:val="0"/>
          <w:smallCaps w:val="0"/>
          <w:strike w:val="0"/>
          <w:color w:val="000000"/>
          <w:sz w:val="32"/>
          <w:szCs w:val="32"/>
          <w:u w:val="none"/>
          <w:shd w:fill="auto" w:val="clear"/>
          <w:vertAlign w:val="baseline"/>
        </w:rPr>
      </w:pPr>
      <w:r w:rsidDel="00000000" w:rsidR="00000000" w:rsidRPr="00000000">
        <w:rPr>
          <w:rFonts w:ascii="Times" w:cs="Times" w:eastAsia="Times" w:hAnsi="Times"/>
          <w:b w:val="1"/>
          <w:i w:val="0"/>
          <w:smallCaps w:val="0"/>
          <w:strike w:val="0"/>
          <w:color w:val="000000"/>
          <w:sz w:val="32"/>
          <w:szCs w:val="32"/>
          <w:u w:val="none"/>
          <w:shd w:fill="auto" w:val="clear"/>
          <w:vertAlign w:val="baseline"/>
          <w:rtl w:val="0"/>
        </w:rPr>
        <w:t xml:space="preserve">Loop</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322" w:before="0" w:line="240" w:lineRule="auto"/>
        <w:ind w:left="0" w:right="0" w:firstLine="0"/>
        <w:jc w:val="center"/>
        <w:rPr>
          <w:rFonts w:ascii="Times" w:cs="Times" w:eastAsia="Times" w:hAnsi="Times"/>
          <w:b w:val="1"/>
          <w:i w:val="0"/>
          <w:smallCaps w:val="0"/>
          <w:strike w:val="0"/>
          <w:color w:val="000000"/>
          <w:sz w:val="28"/>
          <w:szCs w:val="28"/>
          <w:u w:val="none"/>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Module 1: Introduction to the Loop System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w:cs="Times" w:eastAsia="Times" w:hAnsi="Times"/>
          <w:b w:val="1"/>
          <w:i w:val="0"/>
          <w:smallCaps w:val="0"/>
          <w:strike w:val="0"/>
          <w:color w:val="000000"/>
          <w:sz w:val="24"/>
          <w:szCs w:val="24"/>
          <w:u w:val="singl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Opening – Introduction to the Program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Visual: Title slide with the Loop logo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19"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Text: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"Introduction to Loop – An Open-Source Automated Insulin Delivery (AID) System"</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19"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Voiceover Script: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"Welcome! In this Module, we’ll explore Loop—an open-source automated insulin delivery system developed by the diabetes community. Loop offers a flexible, customizable approach to managing blood sugar, providing an alternative to commercial automated insulin delivery systems. Whether you're a healthcare professional, a caregiver, or a person with diabetes, understanding Loop will help you make informed decisions about its use. Let's dive in!"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w:cs="Times" w:eastAsia="Times" w:hAnsi="Times"/>
          <w:b w:val="1"/>
          <w:i w:val="0"/>
          <w:smallCaps w:val="0"/>
          <w:strike w:val="0"/>
          <w:color w:val="000000"/>
          <w:sz w:val="24"/>
          <w:szCs w:val="24"/>
          <w:u w:val="singl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1.1 What is Loop? Core Principles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Visual: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Diagram of Loop’s system workflow (CGM </w:t>
      </w:r>
      <w:sdt>
        <w:sdtPr>
          <w:id w:val="2066931055"/>
          <w:tag w:val="goog_rdk_0"/>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Insulin Pump </w:t>
      </w:r>
      <w:sdt>
        <w:sdtPr>
          <w:id w:val="1400552835"/>
          <w:tag w:val="goog_rdk_1"/>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Smartphone Algorithm)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19"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Text: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"Loop automates insulin delivery using three key components: a CGM, an insulin pump, and an algorithm running on an iPhone. Loop is exclusively designed for Apple devices, requiring an iPhone to operate."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w:cs="Times" w:eastAsia="Times" w:hAnsi="Times"/>
          <w:b w:val="1"/>
          <w:sz w:val="32"/>
          <w:szCs w:val="32"/>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w:cs="Times" w:eastAsia="Times" w:hAnsi="Times"/>
          <w:b w:val="1"/>
          <w:i w:val="0"/>
          <w:smallCaps w:val="0"/>
          <w:strike w:val="0"/>
          <w:color w:val="000000"/>
          <w:sz w:val="32"/>
          <w:szCs w:val="32"/>
          <w:u w:val="none"/>
          <w:shd w:fill="auto" w:val="clear"/>
          <w:vertAlign w:val="baseline"/>
        </w:rPr>
      </w:pPr>
      <w:r w:rsidDel="00000000" w:rsidR="00000000" w:rsidRPr="00000000">
        <w:rPr>
          <w:rFonts w:ascii="Times" w:cs="Times" w:eastAsia="Times" w:hAnsi="Times"/>
          <w:b w:val="1"/>
          <w:i w:val="0"/>
          <w:smallCaps w:val="0"/>
          <w:strike w:val="0"/>
          <w:color w:val="000000"/>
          <w:sz w:val="32"/>
          <w:szCs w:val="32"/>
          <w:u w:val="none"/>
          <w:shd w:fill="auto" w:val="clear"/>
          <w:vertAlign w:val="baseline"/>
          <w:rtl w:val="0"/>
        </w:rPr>
        <w:t xml:space="preserve">Loop</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22"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Modulo 1: Introduzione al sistema Loop</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singl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Apertura – Introduzione al Programma</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Visual:</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Titolo con il logo di Loop</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Testo:</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"Introduzione a Loop – Un Sistema Open-Source di Somministrazione Automatica di Insulina (AID)"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"Benvenuti! In questo modulo, esploreremo Loop,un sistema open-source di somministrazione automatizzata di insulina, sviluppato dalla diabetes community. Loop offre un approccio flessibile e personalizzabile alla gestione della glicemia, rappresentando un'alternativa ai sistemi commerciali di somministrazione automatizzata di insulina. Che tu sia un professionista sanitario, un caregiver o una persona con diabete, comprendere Loop ti aiuterà a prendere decisioni informate e consapevoli.”</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singl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1.1 Cos'è Loop? Principi Fondamentali</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Visual:</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Diagramma del flusso di lavoro del sistema Loop (CGM </w:t>
      </w:r>
      <w:sdt>
        <w:sdtPr>
          <w:id w:val="602444666"/>
          <w:tag w:val="goog_rdk_2"/>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Microinfusore </w:t>
      </w:r>
      <w:sdt>
        <w:sdtPr>
          <w:id w:val="-1638608899"/>
          <w:tag w:val="goog_rdk_3"/>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Algoritmo su Smartphone)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Testo:</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"Loop automatizza la somministrazione di insulina utilizzando tre componenti chiave: un CGM, un microinfusore e un algoritmo installato su un iPhone. Loop è progettato esclusivamente per dispositivi Apple e richiede un iPhone per funzionare."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w:cs="Times" w:eastAsia="Times" w:hAnsi="Times"/>
          <w:i w:val="1"/>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w:cs="Times" w:eastAsia="Times" w:hAnsi="Times"/>
          <w:i w:val="1"/>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w:cs="Times" w:eastAsia="Times" w:hAnsi="Times"/>
          <w:i w:val="1"/>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w:cs="Times" w:eastAsia="Times" w:hAnsi="Times"/>
          <w:i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19" w:before="0" w:line="240" w:lineRule="auto"/>
        <w:ind w:left="0" w:right="0" w:firstLine="0"/>
        <w:jc w:val="both"/>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19" w:before="0" w:line="240" w:lineRule="auto"/>
        <w:ind w:left="0" w:right="0" w:firstLine="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Voiceover Script: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"Loop automates insulin delivery using three key components: a CGM that continuously monitors glucose levels, an insulin pump that delivers precise doses of insulin, and an algorithm running on a smartphone to adjust insulin delivery dynamically. This process helps maintain stable blood sugar levels with minimal manual input."</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Supporting Material to download:</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"Loop System Workflow Explained”</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both"/>
        <w:rPr>
          <w:rFonts w:ascii="Times" w:cs="Times" w:eastAsia="Times" w:hAnsi="Times"/>
          <w:b w:val="1"/>
          <w:i w:val="0"/>
          <w:smallCaps w:val="0"/>
          <w:strike w:val="0"/>
          <w:color w:val="000000"/>
          <w:sz w:val="24"/>
          <w:szCs w:val="24"/>
          <w:u w:val="singl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1.2 Why Choose Automated Insulin Delivery (AID) Systems?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Visual: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Side-by-side comparison of Multiple Daily Injections (MDI) vs. Loop</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19" w:before="0" w:line="240" w:lineRule="auto"/>
        <w:ind w:left="0" w:right="0" w:firstLine="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Text: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MDI (Multiple Daily Injections):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50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Requires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manual insulin dosing</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for meals and corrections.</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50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 automatic glucose adjustments.</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50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Higher risk of blood sugar fluctuations.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AID Systems (Loop &amp; Commercial Systems):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50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Adjust insulin delivery automatically based on CGM data.</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50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Reduces daily management burden by minimizing manual adjustments.</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50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Helps maintain glucose levels within a target range more effectively.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19" w:before="0" w:line="240" w:lineRule="auto"/>
        <w:ind w:left="0" w:right="0" w:firstLine="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Voiceover Script: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"Automated Insulin Delivery systems, including Loop, help people with diabetes by reducing the burden of constant manual insulin adjustments. Unlike Multiple Daily Injections (MDI), which require frequent corrections, AID systems adjust insulin delivery in real-time, responding to glucose trends and helping maintain stability throughout the day and night.”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w:cs="Times" w:eastAsia="Times" w:hAnsi="Times"/>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w:cs="Times" w:eastAsia="Times" w:hAnsi="Times"/>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w:cs="Times" w:eastAsia="Times" w:hAnsi="Times"/>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"Loop automatizza la somministrazione di insulina utilizzando tre componenti chiave: un CGM che monitora continuamente i livelli di glucosio, un microinfusore che eroga dosi precise di insulina e un algoritmo che gira su uno smartphone per regolare dinamicamente la somministrazione di insulina. Questo processo aiuta a mantenere stabili i livelli di glicemia con un intervento manuale minimo."</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Materiale di supporto da scaricare: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"Flusso di lavoro del sistema Loop – Spiegazione"</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singl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1.2 Perché scegliere i sistemi di somministrazione automatizzata di insulina (AID)?</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Visuale: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Confronto affiancato tra iniezioni multiple giornaliere (MDI) e Loop</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Testo:</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MDI (Iniezioni Multiple Giornaliere):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Richiede la somministrazione manuale di insulina per i pasti e le correzioni.</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Nessuna regolazione automatica del glucosio.</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Maggiore rischio di fluttuazioni della glicemia.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Sistemi AID (Loop e sistemi commerciali):</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Regolano automaticamente l'erogazione di insulina in base ai dati del CGM.</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Riduce il carico della gestione quotidiana minimizzando gli aggiustamenti manuali.</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Aiuta a mantenere i livelli di glucosio entro un intervallo target in modo più efficace.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"I sistemi di somministrazione automatizzata di insulina (AID), incluso Loop, aiutano le persone con diabete riducendo il carico delle correzioni manuali continui dell'insulina. A differenza delle iniezioni multiple giornaliere (MDI), che richiedono frequenti correzioni, i sistemi AID regolano la somministrazione di insulina in tempo reale, rispondendo alle variazioni della glicemia e contribuendo a mantenere la stabilità durante tutto il giorno e la notte."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i w:val="1"/>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Supporting Material: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"MDI vs. Automated Insulin Delivery Systems"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w:cs="Times" w:eastAsia="Times" w:hAnsi="Times"/>
          <w:b w:val="1"/>
          <w:i w:val="0"/>
          <w:smallCaps w:val="0"/>
          <w:strike w:val="0"/>
          <w:color w:val="000000"/>
          <w:sz w:val="24"/>
          <w:szCs w:val="24"/>
          <w:u w:val="singl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1.3 Comparing Commercial AID Systems vs. Loop</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Visual: Split-screen of a Commercial AID System vs. Loop System</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19"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Text:</w:t>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189" w:right="0" w:hanging="18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What Both Systems Have in Common: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t xml:space="preserve">Automate insulin delivery.</w:t>
        <w:br w:type="textWrapping"/>
        <w:t xml:space="preserve">Help maintain blood sugar within target ranges.</w:t>
        <w:br w:type="textWrapping"/>
        <w:t xml:space="preserve">Reduce manual insulin dosing burden.</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189" w:right="0" w:hanging="189"/>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Key Differences: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Commercial AID Systems:</w:t>
      </w:r>
    </w:p>
    <w:p w:rsidR="00000000" w:rsidDel="00000000" w:rsidP="00000000" w:rsidRDefault="00000000" w:rsidRPr="00000000" w14:paraId="0000005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940" w:right="0" w:hanging="50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FDA-/CE-approved and backed by manufacturers.</w:t>
      </w:r>
    </w:p>
    <w:p w:rsidR="00000000" w:rsidDel="00000000" w:rsidP="00000000" w:rsidRDefault="00000000" w:rsidRPr="00000000" w14:paraId="0000005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940" w:right="0" w:hanging="50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Offer structured customer support &amp; troubleshooting.</w:t>
      </w:r>
    </w:p>
    <w:p w:rsidR="00000000" w:rsidDel="00000000" w:rsidP="00000000" w:rsidRDefault="00000000" w:rsidRPr="00000000" w14:paraId="0000005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940" w:right="0" w:hanging="50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Require subscriptions, device upgrades, or proprietary software.</w:t>
      </w:r>
    </w:p>
    <w:p w:rsidR="00000000" w:rsidDel="00000000" w:rsidP="00000000" w:rsidRDefault="00000000" w:rsidRPr="00000000" w14:paraId="0000005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940" w:right="0" w:hanging="50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Algorithms are proprietary and not accessible to users or healthcare providers.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Loop (Open-Source AID):</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940" w:right="0" w:hanging="50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Developed by the diabetes community; maintained through open-source contributions.</w:t>
      </w:r>
    </w:p>
    <w:p w:rsidR="00000000" w:rsidDel="00000000" w:rsidP="00000000" w:rsidRDefault="00000000" w:rsidRPr="00000000" w14:paraId="0000005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940" w:right="0" w:hanging="50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Customizable settings tailored to individual needs.</w:t>
      </w:r>
    </w:p>
    <w:p w:rsidR="00000000" w:rsidDel="00000000" w:rsidP="00000000" w:rsidRDefault="00000000" w:rsidRPr="00000000" w14:paraId="0000005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940" w:right="0" w:hanging="50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 cost for the algorithm itself, but users must source and maintain their own compatible hardware. </w:t>
      </w:r>
    </w:p>
    <w:p w:rsidR="00000000" w:rsidDel="00000000" w:rsidP="00000000" w:rsidRDefault="00000000" w:rsidRPr="00000000" w14:paraId="0000005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940" w:right="0" w:hanging="50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Algorithm is fully transparent, allowing users and healthcare providers to understand insulin delivery decisions.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Materiale di supporto da scaricare: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"MDI vs. Sistemi di Somministrazione Automatizzata di Insulina"</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singl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1.3 Confronto tra sistemi AID commerciali e Loop</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Visuale: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Schermata divisa con un sistema AID commerciale da un lato e il sistema Loop dall’altro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Testo:</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89" w:right="0" w:hanging="189"/>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Cosa hanno in comune entrambi i sistemi:</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s>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Automatizzano la somministrazione di insulina.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s>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Aiutano a mantenere la glicemia entro i valori target.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
          <w:tab w:val="left" w:leader="none" w:pos="40"/>
          <w:tab w:val="left" w:leader="none" w:pos="60"/>
          <w:tab w:val="left" w:leader="none" w:pos="80"/>
          <w:tab w:val="left" w:leader="none" w:pos="100"/>
          <w:tab w:val="left" w:leader="none" w:pos="120"/>
          <w:tab w:val="left" w:leader="none" w:pos="140"/>
          <w:tab w:val="left" w:leader="none" w:pos="160"/>
          <w:tab w:val="left" w:leader="none" w:pos="180"/>
          <w:tab w:val="left" w:leader="none" w:pos="200"/>
          <w:tab w:val="left" w:leader="none" w:pos="220"/>
          <w:tab w:val="left" w:leader="none" w:pos="240"/>
          <w:tab w:val="left" w:leader="none" w:pos="260"/>
          <w:tab w:val="left" w:leader="none" w:pos="280"/>
          <w:tab w:val="left" w:leader="none" w:pos="300"/>
          <w:tab w:val="left" w:leader="none" w:pos="320"/>
          <w:tab w:val="left" w:leader="none" w:pos="340"/>
          <w:tab w:val="left" w:leader="none" w:pos="360"/>
          <w:tab w:val="left" w:leader="none" w:pos="380"/>
          <w:tab w:val="left" w:leader="none" w:pos="400"/>
          <w:tab w:val="left" w:leader="none" w:pos="420"/>
          <w:tab w:val="left" w:leader="none" w:pos="440"/>
          <w:tab w:val="left" w:leader="none" w:pos="460"/>
          <w:tab w:val="left" w:leader="none" w:pos="480"/>
          <w:tab w:val="left" w:leader="none" w:pos="500"/>
          <w:tab w:val="left" w:leader="none" w:pos="520"/>
          <w:tab w:val="left" w:leader="none" w:pos="540"/>
          <w:tab w:val="left" w:leader="none" w:pos="560"/>
          <w:tab w:val="left" w:leader="none" w:pos="580"/>
          <w:tab w:val="left" w:leader="none" w:pos="600"/>
          <w:tab w:val="left" w:leader="none" w:pos="620"/>
          <w:tab w:val="left" w:leader="none" w:pos="640"/>
          <w:tab w:val="left" w:leader="none" w:pos="660"/>
          <w:tab w:val="left" w:leader="none" w:pos="680"/>
          <w:tab w:val="left" w:leader="none" w:pos="700"/>
          <w:tab w:val="left" w:leader="none" w:pos="720"/>
          <w:tab w:val="left" w:leader="none" w:pos="740"/>
          <w:tab w:val="left" w:leader="none" w:pos="760"/>
          <w:tab w:val="left" w:leader="none" w:pos="780"/>
          <w:tab w:val="left" w:leader="none" w:pos="800"/>
          <w:tab w:val="left" w:leader="none" w:pos="820"/>
          <w:tab w:val="left" w:leader="none" w:pos="840"/>
          <w:tab w:val="left" w:leader="none" w:pos="860"/>
          <w:tab w:val="left" w:leader="none" w:pos="880"/>
          <w:tab w:val="left" w:leader="none" w:pos="900"/>
          <w:tab w:val="left" w:leader="none" w:pos="920"/>
          <w:tab w:val="left" w:leader="none" w:pos="940"/>
          <w:tab w:val="left" w:leader="none" w:pos="960"/>
          <w:tab w:val="left" w:leader="none" w:pos="980"/>
          <w:tab w:val="left" w:leader="none" w:pos="1000"/>
          <w:tab w:val="left" w:leader="none" w:pos="1020"/>
          <w:tab w:val="left" w:leader="none" w:pos="1040"/>
          <w:tab w:val="left" w:leader="none" w:pos="1060"/>
          <w:tab w:val="left" w:leader="none" w:pos="1080"/>
          <w:tab w:val="left" w:leader="none" w:pos="1100"/>
          <w:tab w:val="left" w:leader="none" w:pos="1120"/>
          <w:tab w:val="left" w:leader="none" w:pos="1140"/>
          <w:tab w:val="left" w:leader="none" w:pos="1160"/>
          <w:tab w:val="left" w:leader="none" w:pos="1180"/>
          <w:tab w:val="left" w:leader="none" w:pos="1200"/>
          <w:tab w:val="left" w:leader="none" w:pos="1220"/>
          <w:tab w:val="left" w:leader="none" w:pos="1240"/>
          <w:tab w:val="left" w:leader="none" w:pos="1260"/>
          <w:tab w:val="left" w:leader="none" w:pos="1280"/>
        </w:tabs>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Riducono il carico della somministrazione manuale di insulina.</w:t>
      </w:r>
    </w:p>
    <w:p w:rsidR="00000000" w:rsidDel="00000000" w:rsidP="00000000" w:rsidRDefault="00000000" w:rsidRPr="00000000" w14:paraId="000000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40" w:lineRule="auto"/>
        <w:ind w:left="189" w:right="0" w:hanging="189"/>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Principali differenze: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Sistemi AID commerciali:</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Approvati da FDA/CE e supportati dai produttori.</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Offrono assistenza clienti strutturata e supporto tecnico.</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b w:val="0"/>
          <w:i w:val="0"/>
          <w:smallCaps w:val="0"/>
          <w:strike w:val="0"/>
          <w:color w:val="000000"/>
          <w:sz w:val="24"/>
          <w:szCs w:val="24"/>
          <w:u w:val="none"/>
          <w:shd w:fill="auto" w:val="clear"/>
          <w:vertAlign w:val="baseline"/>
        </w:rPr>
      </w:pPr>
      <w:sdt>
        <w:sdtPr>
          <w:id w:val="2127238668"/>
          <w:tag w:val="goog_rdk_4"/>
        </w:sdtPr>
        <w:sdtContent>
          <w:commentRangeStart w:id="0"/>
        </w:sdtContent>
      </w:sdt>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Richiedono abbonamenti, aggiornamenti dei dispositivi o software proprietari.</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Gli algoritmi sono proprietari e non accessibili agli utenti o agli operatori sanitari.</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Loop (Sistema AID Open-Source):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Sviluppato dalla diabetes community e mantenuto tramite contributi open-source.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Impostazioni personalizzabili adattabili alle esigenze individuali.</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Nessun costo per l’algoritmo, ma gli utenti devono procurarsi e mantenere l’hardware compatibile autonomamente.</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Algoritmo completamente trasparente, permettendo a utenti e operatori sanitari di comprendere le decisioni relative alla somministrazione di insulina.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Voiceover Script: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"Both commercial AID systems and Loop automate insulin delivery, helping users maintain stable glucose levels. The main difference is accessibility and control—commercial AID systems are regulated, provide structured support, and require subscriptions. In contrast, Loop offers a flexible, open-source alternative, allowing users to customize their settings but requiring them to take full responsibility for installation, maintenance, and troubleshooting."</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Supporting Material:</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"Commercial AID vs. Loop – Key Differences"</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w:cs="Times" w:eastAsia="Times" w:hAnsi="Times"/>
          <w:b w:val="1"/>
          <w:i w:val="0"/>
          <w:smallCaps w:val="0"/>
          <w:strike w:val="0"/>
          <w:color w:val="000000"/>
          <w:sz w:val="24"/>
          <w:szCs w:val="24"/>
          <w:u w:val="singl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1.4 Who Can Use Loop? (Eligibility &amp; Considerations)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Visual: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Two sections -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Ideal Candidates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vs.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Who Should Be Cautious</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Text:</w:t>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89" w:right="0" w:hanging="18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Who Benefits from Loop?</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t xml:space="preserve"> People with Insulin-dependent diabetes seeking more control over insulin delivery.</w:t>
        <w:br w:type="textWrapping"/>
        <w:t xml:space="preserve"> Parents managing diabetes for children who require remote commands.</w:t>
        <w:br w:type="textWrapping"/>
        <w:t xml:space="preserve"> Users who are comfortable with technology and DIY troubleshooting.</w:t>
        <w:br w:type="textWrapping"/>
        <w:t xml:space="preserve"> Those with a compatible pump and CGM</w:t>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189" w:right="0" w:hanging="18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Who Should Be Cautious?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t xml:space="preserve">Individuals uncomfortable with DIY technology or troubleshooting app issues.</w:t>
        <w:br w:type="textWrapping"/>
        <w:t xml:space="preserve">Those needing manufacturer-backed customer support.</w:t>
        <w:br w:type="textWrapping"/>
        <w:t xml:space="preserve">Users with non-compatible insulin pumps or CGMs.</w:t>
        <w:br w:type="textWrapping"/>
        <w:t xml:space="preserve">People who cannot regularly update their Loop app.</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Voiceover Script:</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"Loop is an excellent choice for individuals who are comfortable with technology, self-management, and troubleshooting. However, it requires a commitment to learning and maintenance. Unlike commercial AID systems, Loop users must build and update their app independently. Before starting Loop, it’s essential to evaluate whether this level of involvement suits your lifestyle and diabetes management needs."</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i w:val="1"/>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i w:val="1"/>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i w:val="1"/>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i w:val="1"/>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"Sia i sistemi AID commerciali che Loop automatizzano la somministrazione di insulina, aiutando gli utenti a mantenere livelli di glucosio stabili. La principale differenza riguarda l’accessibilità e il controllo: i sistemi AID commerciali sono regolati, offrono supporto strutturato e richiedono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abbonamenti.</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Al contrario, Loop rappresenta un'alternativa open-source più flessibile, permettendo agli utenti di personalizzare le impostazioni, ma richiedendo loro piena responsabilità per l'installazione, la manutenzione e la risoluzione dei problemi."</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Materiale di supporto da scaricare: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"Sistemi AID commerciali vs. Loop – Differenze principali"</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w:cs="Times" w:eastAsia="Times" w:hAnsi="Times"/>
          <w:b w:val="0"/>
          <w:i w:val="0"/>
          <w:smallCaps w:val="0"/>
          <w:strike w:val="0"/>
          <w:color w:val="000000"/>
          <w:sz w:val="24"/>
          <w:szCs w:val="24"/>
          <w:u w:val="singl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1.4 Chi può utilizzare Loop? (Idoneità e considerazioni)</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189" w:right="0" w:hanging="18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Chi può beneficiare dell'uso di Loop?</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t xml:space="preserve">Persone con diabete insulino-dipendente che desiderano un maggiore controllo sulla somministrazione di insulina.</w:t>
        <w:br w:type="textWrapping"/>
        <w:t xml:space="preserve">Genitori che gestiscono il diabete dei loro figli e necessitano di controlli remoti.</w:t>
        <w:br w:type="textWrapping"/>
        <w:t xml:space="preserve">Utenti a proprio agio con la tecnologia e in grado di gestire in autonomia installazione e risoluzione dei problemi.</w:t>
        <w:br w:type="textWrapping"/>
        <w:t xml:space="preserve">Persone che utilizzano microinfusori e CGM compatibili.</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189" w:right="0" w:hanging="18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Chi dovrebbe fare attenzione?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t xml:space="preserve">Persone non a proprio agio con la tecnologia o con la risoluzione autonoma dei problemi dell’app.</w:t>
        <w:br w:type="textWrapping"/>
        <w:t xml:space="preserve"> Coloro che necessitano di supporto tecnico fornito dal produttore.</w:t>
        <w:br w:type="textWrapping"/>
        <w:t xml:space="preserve">Utenti con microinfusori o CGM non compatibili.</w:t>
        <w:br w:type="textWrapping"/>
        <w:t xml:space="preserve">Persone che non possono aggiornare regolarmente l’app Loop.</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"Loop è un'ottima scelta per chi è a proprio agio con la tecnologia, la gestione autonoma e la risoluzione dei problemi. Tuttavia, richiede un impegno nell'apprendimento e nella manutenzione. A differenza dei sistemi AID commerciali, gli utenti di Loop devono costruire e aggiornare l'app in modo indipendente. Prima di iniziare a usare Loop, è fondamentale valutare se questo livello di coinvolgimento si adatta al proprio stile di vita e alle esigenze di gestione del diabete.”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w:cs="Times" w:eastAsia="Times" w:hAnsi="Times"/>
          <w:i w:val="1"/>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w:cs="Times" w:eastAsia="Times" w:hAnsi="Times"/>
          <w:i w:val="1"/>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Supporting Material:</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"Is Loop Right for Me?”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80808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singl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1.5 Safe Use &amp; Best Practices for Loop Users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Visual:</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Step-by-step checklist for safe and effective use of Loop</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Text:</w:t>
      </w:r>
    </w:p>
    <w:p w:rsidR="00000000" w:rsidDel="00000000" w:rsidP="00000000" w:rsidRDefault="00000000" w:rsidRPr="00000000" w14:paraId="000000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89" w:right="0" w:hanging="189"/>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Important Features for Safe and Effective Looping</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Manual Adjustments When Needed – Users can modify insulin delivery manually if required.</w:t>
        <w:br w:type="textWrapping"/>
        <w:t xml:space="preserve">Alerts &amp; Notifications – Loop provides real-time warnings for high and low glucose levels.</w:t>
        <w:br w:type="textWrapping"/>
        <w:t xml:space="preserve">Temporary Overrides for Special Situations – Adjust insulin settings for exercise, sick days, stress, or changes in routine.</w:t>
      </w:r>
    </w:p>
    <w:p w:rsidR="00000000" w:rsidDel="00000000" w:rsidP="00000000" w:rsidRDefault="00000000" w:rsidRPr="00000000" w14:paraId="000000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89" w:right="0" w:hanging="189"/>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Best Practices for Reliable Looping</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Regularly review and adjust your settings – Ensure basal rates, carb ratios, and insulin sensitivity are correct and optimized.</w:t>
        <w:br w:type="textWrapping"/>
        <w:t xml:space="preserve">Keep your phone charged and Loop running – A dead phone or closed apps means Loop cannot function.</w:t>
        <w:br w:type="textWrapping"/>
        <w:t xml:space="preserve">Confirm that your CGM and pump are working properly – Ensure consistent data flow and insulin delivery.</w:t>
        <w:br w:type="textWrapping"/>
        <w:t xml:space="preserve">Be prepared to manage insulin manually if needed – Have long/rapid-acting insulin available and know how to dose manually if Loop is unavailable.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Common Issues &amp; How to Address Them</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Insulin delivery not behaving as expected? – Check pump settings, tubing, and Loop’s status.</w:t>
        <w:br w:type="textWrapping"/>
        <w:t xml:space="preserve">Unexplained high or low glucose levels? – Review recent carb entries, insulin settings, and CGM accuracy.</w:t>
        <w:br w:type="textWrapping"/>
        <w:t xml:space="preserve">Pump or CGM not responding? – Restart Bluetooth, re-pair devices, or restart the app if necessary.</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w:cs="Times" w:eastAsia="Times" w:hAnsi="Times"/>
          <w:b w:val="0"/>
          <w:i w:val="0"/>
          <w:smallCaps w:val="0"/>
          <w:strike w:val="0"/>
          <w:color w:val="000000"/>
          <w:sz w:val="24"/>
          <w:szCs w:val="24"/>
          <w:u w:val="singl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1.5 Uso sicuro e migliori pratiche per gli utenti di Loop</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Visuale: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Lista di controllo passo dopo passo per un utilizzo sicuro ed efficace di Loop</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189" w:right="0" w:hanging="18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Funzionalità importanti per un uso sicuro ed efficace di Loop</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t xml:space="preserve">Regolazioni manuali quando necessario – Gli utenti possono modificare manualmente la somministrazione di insulina se richiesto.</w:t>
        <w:br w:type="textWrapping"/>
        <w:t xml:space="preserve">Avvisi e notifiche – Loop fornisce avvisi in tempo reale per livelli di glucosio troppo alti o troppo bassi.</w:t>
        <w:br w:type="textWrapping"/>
        <w:t xml:space="preserve">Sostituzioni temporanee per situazioni particolari – Possibilità di regolare le impostazioni di insulina per attività fisica, malattia, stress o cambiamenti nella routine.</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9" w:right="0" w:hanging="189"/>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Migliori pratiche per un utilizzo affidabile di Loop</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Rivedi e adatta regolarmente le impostazioni – Assicurati che </w:t>
      </w:r>
      <w:sdt>
        <w:sdtPr>
          <w:id w:val="207719318"/>
          <w:tag w:val="goog_rdk_5"/>
        </w:sdtPr>
        <w:sdtContent>
          <w:ins w:author="Francesca Nappi" w:id="0" w:date="2025-03-16T15:06:15Z"/>
          <w:sdt>
            <w:sdtPr>
              <w:id w:val="-656045164"/>
              <w:tag w:val="goog_rdk_6"/>
            </w:sdtPr>
            <w:sdtContent>
              <w:ins w:author="Francesca Nappi" w:id="0" w:date="2025-03-16T15:06:15Z">
                <w:r w:rsidDel="00000000" w:rsidR="00000000" w:rsidRPr="00000000">
                  <w:rPr>
                    <w:rFonts w:ascii="Times" w:cs="Times" w:eastAsia="Times" w:hAnsi="Times"/>
                    <w:rtl w:val="0"/>
                    <w:rPrChange w:author="Francesca Nappi" w:id="1" w:date="2025-03-16T15:06:15Z">
                      <w:rPr>
                        <w:rFonts w:ascii="Times" w:cs="Times" w:eastAsia="Times" w:hAnsi="Times"/>
                        <w:b w:val="0"/>
                        <w:i w:val="0"/>
                        <w:smallCaps w:val="0"/>
                        <w:strike w:val="0"/>
                        <w:color w:val="000000"/>
                        <w:sz w:val="24"/>
                        <w:szCs w:val="24"/>
                        <w:u w:val="none"/>
                        <w:shd w:fill="auto" w:val="clear"/>
                        <w:vertAlign w:val="baseline"/>
                      </w:rPr>
                    </w:rPrChange>
                  </w:rPr>
                  <w:t xml:space="preserve">i tassi di insulina</w:t>
                </w:r>
              </w:ins>
            </w:sdtContent>
          </w:sdt>
          <w:ins w:author="Francesca Nappi" w:id="0" w:date="2025-03-16T15:06:15Z"/>
        </w:sdtContent>
      </w:sdt>
      <w:sdt>
        <w:sdtPr>
          <w:id w:val="-1783915176"/>
          <w:tag w:val="goog_rdk_7"/>
        </w:sdtPr>
        <w:sdtContent>
          <w:del w:author="Francesca Nappi" w:id="0" w:date="2025-03-16T15:06:15Z"/>
          <w:sdt>
            <w:sdtPr>
              <w:id w:val="830261196"/>
              <w:tag w:val="goog_rdk_8"/>
            </w:sdtPr>
            <w:sdtContent>
              <w:del w:author="Francesca Nappi" w:id="0" w:date="2025-03-16T15:06:15Z">
                <w:r w:rsidDel="00000000" w:rsidR="00000000" w:rsidRPr="00000000">
                  <w:rPr>
                    <w:rFonts w:ascii="Times" w:cs="Times" w:eastAsia="Times" w:hAnsi="Times"/>
                    <w:rtl w:val="0"/>
                    <w:rPrChange w:author="Francesca Nappi" w:id="1" w:date="2025-03-16T15:06:15Z">
                      <w:rPr>
                        <w:rFonts w:ascii="Times" w:cs="Times" w:eastAsia="Times" w:hAnsi="Times"/>
                        <w:b w:val="0"/>
                        <w:i w:val="0"/>
                        <w:smallCaps w:val="0"/>
                        <w:strike w:val="0"/>
                        <w:color w:val="000000"/>
                        <w:sz w:val="24"/>
                        <w:szCs w:val="24"/>
                        <w:u w:val="none"/>
                        <w:shd w:fill="auto" w:val="clear"/>
                        <w:vertAlign w:val="baseline"/>
                      </w:rPr>
                    </w:rPrChange>
                  </w:rPr>
                  <w:delText xml:space="preserve">le rati</w:delText>
                </w:r>
              </w:del>
            </w:sdtContent>
          </w:sdt>
          <w:del w:author="Francesca Nappi" w:id="0" w:date="2025-03-16T15:06:15Z"/>
        </w:sdtContent>
      </w:sdt>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basal</w:t>
      </w:r>
      <w:sdt>
        <w:sdtPr>
          <w:id w:val="-790000989"/>
          <w:tag w:val="goog_rdk_9"/>
        </w:sdtPr>
        <w:sdtContent>
          <w:del w:author="Francesca Nappi" w:id="2" w:date="2025-03-16T15:06:29Z">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delText xml:space="preserve">i</w:delText>
            </w:r>
          </w:del>
        </w:sdtContent>
      </w:sdt>
      <w:sdt>
        <w:sdtPr>
          <w:id w:val="2110157004"/>
          <w:tag w:val="goog_rdk_10"/>
        </w:sdtPr>
        <w:sdtContent>
          <w:ins w:author="Francesca Nappi" w:id="2" w:date="2025-03-16T15:06:29Z"/>
          <w:sdt>
            <w:sdtPr>
              <w:id w:val="-326960661"/>
              <w:tag w:val="goog_rdk_11"/>
            </w:sdtPr>
            <w:sdtContent>
              <w:ins w:author="Francesca Nappi" w:id="2" w:date="2025-03-16T15:06:29Z">
                <w:r w:rsidDel="00000000" w:rsidR="00000000" w:rsidRPr="00000000">
                  <w:rPr>
                    <w:rFonts w:ascii="Times" w:cs="Times" w:eastAsia="Times" w:hAnsi="Times"/>
                    <w:rtl w:val="0"/>
                    <w:rPrChange w:author="Francesca Nappi" w:id="3" w:date="2025-03-16T15:06:29Z">
                      <w:rPr>
                        <w:rFonts w:ascii="Times" w:cs="Times" w:eastAsia="Times" w:hAnsi="Times"/>
                        <w:b w:val="0"/>
                        <w:i w:val="0"/>
                        <w:smallCaps w:val="0"/>
                        <w:strike w:val="0"/>
                        <w:color w:val="000000"/>
                        <w:sz w:val="24"/>
                        <w:szCs w:val="24"/>
                        <w:u w:val="none"/>
                        <w:shd w:fill="auto" w:val="clear"/>
                        <w:vertAlign w:val="baseline"/>
                      </w:rPr>
                    </w:rPrChange>
                  </w:rPr>
                  <w:t xml:space="preserve">e</w:t>
                </w:r>
              </w:ins>
            </w:sdtContent>
          </w:sdt>
          <w:ins w:author="Francesca Nappi" w:id="2" w:date="2025-03-16T15:06:29Z"/>
        </w:sdtContent>
      </w:sdt>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 rapporti insulina/carboidrati e il fattore di sensibilità siano corretti e ottimizzati.</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Mantieni il telefono carico e Loop attivo – Se il telefono si spegne o l’app si chiude, Loop non può funzionare.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Verifica che il CGM e il microinfusore funzionino correttamente – Assicurati che il flusso di dati sia costante e che l'insulina venga erogata correttamente.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36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Preparati a gestire l'insulina manualmente se necessario – Tieni a disposizione insulina ad azione rapida e/o lunga e conosci le modalità di somministrazione manuale in caso di indisponibilità di Loop.</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Problemi comuni e come risolverli</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L'erogazione di insulina non sembra corretta? – Controlla le impostazioni del microinfusore, il set di infusione e lo stato di Loop.</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Livelli di glucosio inspiegabilmente alti o bassi? – Rivedi le voci recenti dei carboidrati, le impostazioni dell'insulina e la precisione dei dati del CGM.</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Il microinfusore o il CGM non rispondono? – Riavvia il Bluetooth, ri-associa dei dispositivi o riavvia l'app se necessario.</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Voiceover Script: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"Loop is a reliable and effective tool for managing insulin delivery, but like any technology, it requires some attention to ensure it is functioning correctly. Checking your settings, making sure your phone and connected devices are working, and being prepared to manage insulin manually if needed will help ensure a safe and smooth experience. If something doesn’t seem right, simple troubleshooting steps can often resolve the issue quickly."</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Supporting Material: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“Loop - Best practices” “Loop - Backup Insulin Plan”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w:cs="Times" w:eastAsia="Times" w:hAnsi="Times"/>
          <w:b w:val="1"/>
          <w:i w:val="0"/>
          <w:smallCaps w:val="0"/>
          <w:strike w:val="0"/>
          <w:color w:val="000000"/>
          <w:sz w:val="24"/>
          <w:szCs w:val="24"/>
          <w:u w:val="singl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Summary &amp; Closing</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Visual:</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Loop logo with the tagline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Smarter Diabetes Care. More Freedom. Backed by Science. Powered by Loop.”</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Voiceover Script: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"Loop represents a new level of empowerment in diabetes management. By understanding its components, comparing it to commercial AID systems, and evaluating safety considerations, users and healthcare providers can make informed decisions. Stay connected with the LoopDocs and Loop and Learn community for ongoing support."</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Next Module: Loop App Walkthrough</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"Loop è uno strumento affidabile ed efficace per la gestione della somministrazione di insulina, ma, come qualsiasi tecnologia, richiede un po' di attenzione per assicurarsi che funzioni correttamente. Controllare le impostazioni, verificare che il telefono e i dispositivi connessi siano operativi e essere pronti a gestire l'insulina manualmente, se necessario, contribuirà a garantire un'esperienza sicura e senza intoppi. Se qualcosa non sembra funzionare come dovrebbe, semplici passaggi di risoluzione dei problemi possono spesso risolvere rapidamente la situazione.”</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Materiale di supporto da scaricare: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"Loop – Migliori pratiche” "Loop – Insulina - Piano di emergenza"</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singl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Riassunto e chiusura</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Visuale: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Logo di Loop con il tagline:</w:t>
        <w:br w:type="textWrapping"/>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"Gestione del diabete più intelligente. Maggiore libertà. Supportato dalla scienza. Potenziato da Loop."</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Voce: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"Loop rappresenta un nuovo livello di autonomia nella gestione del diabete. Comprendendo i suoi componenti, confrontandolo con i sistemi AID commerciali e valutando le considerazioni sulla sicurezza, gli utenti e i professionisti sanitari possono prendere decisioni informate. Rimani connesso con LoopDocs e la community di Loop and Learn per un supporto continuo."</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Modulo successivo</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Navigare nell’App Loop</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1"/>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1"/>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1"/>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1"/>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Quick Quiz (Q&amp;A format) to confirm understanding of Module 1: Introduction to the Loop System.</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The quiz consists of multiple-choice questions (MCQs) and true/false statements, following best practices for accredited learning assessments.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Times" w:cs="Times" w:eastAsia="Times" w:hAnsi="Times"/>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Times" w:cs="Times" w:eastAsia="Times" w:hAnsi="Times"/>
          <w:b w:val="1"/>
          <w:i w:val="0"/>
          <w:smallCaps w:val="0"/>
          <w:strike w:val="0"/>
          <w:color w:val="000000"/>
          <w:sz w:val="28"/>
          <w:szCs w:val="28"/>
          <w:u w:val="none"/>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Introduction to the Loop System – Quiz</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Question 1: What are the three main components of the Loop system?</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Insulin pump, CGM, and an algorithm running on iPhone</w:t>
        <w:br w:type="textWrapping"/>
        <w:t xml:space="preserve">B) Insulin pens, CGM, and a glucose meter</w:t>
        <w:br w:type="textWrapping"/>
        <w:t xml:space="preserve">C) Syringes, an insulin reservoir, and a smart insulin cap</w:t>
        <w:br w:type="textWrapping"/>
        <w:t xml:space="preserve">D) A smartwatch, a CGM, and a Bluetooth-enabled pump</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Correct Answer: A</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Explanation: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Loop operates using an insulin pump, a continuous glucose monitor (CGM), and an algorithm running on an iPhone to automate insulin delivery.</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Question 2: What is the primary function of the Loop algorithm?</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To manually deliver insulin based on user input</w:t>
        <w:br w:type="textWrapping"/>
        <w:t xml:space="preserve">B) To adjust insulin delivery automatically based on real-time CGM readings</w:t>
        <w:br w:type="textWrapping"/>
        <w:t xml:space="preserve">C) To monitor carbohydrate intake but not impact insulin delivery</w:t>
        <w:br w:type="textWrapping"/>
        <w:t xml:space="preserve">D) To replace the need for an insulin pump</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Correct Answer: B</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Explanation: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Loop dynamically adjusts insulin delivery using real-time glucose readings from a CGM.</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1"/>
          <w:color w:val="808080"/>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1"/>
          <w:color w:val="808080"/>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1"/>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Quiz di verifica – Introduzione al sistema Loop</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Domanda 1: Quali sono i tre componenti principali del sistema Loop?</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Microinfusore, CGM e un algoritmo installato su iPhone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t xml:space="preserve">B) Penne per insulina, CGM e un glucometro</w:t>
        <w:br w:type="textWrapping"/>
        <w:t xml:space="preserve">C) Siringhe, un serbatoio di insulina e un tappo intelligente per insulina</w:t>
        <w:br w:type="textWrapping"/>
        <w:t xml:space="preserve">D) Uno smartwatch, un CGM e un microinfusore con connessione Bluetooth</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Risposta corretta: A</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Spiegazione: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Loop funziona utilizzando un microinfusore, un monitor continuo della glicemia (CGM) e un algoritmo su iPhone per automatizzare l'erogazione di insulina.</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Domanda 2: Qual è la funzione principale dell’algoritmo di Loop?</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Somministrare insulina manualmente in base all’input dell’utente</w:t>
        <w:br w:type="textWrapping"/>
        <w:t xml:space="preserve">B)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Regolare in modo automatico la somministrazione di insulina in base ai valori del CGM in tempo reale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t xml:space="preserve">C) Monitorare l’assunzione di carboidrati senza influenzare la somministrazione di insulina</w:t>
        <w:br w:type="textWrapping"/>
        <w:t xml:space="preserve">D) Sostituire la necessità di un microinfusore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Risposta corretta: B</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t xml:space="preserv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Spiegazione: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Loop regola la somministrazione di insulina in modo dinamico utilizzando i valori della glicemia in tempo reale forniti dal CGM.</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Question 3: How does Loop differ from commercial AID systems?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Loop is FDA-approved, while commercial systems are not</w:t>
        <w:br w:type="textWrapping"/>
        <w:t xml:space="preserve">B) Loop uses a hidden proprietary algorithm, while commercial systems allow user modifications</w:t>
        <w:br w:type="textWrapping"/>
        <w:t xml:space="preserve">C) Loop is open-source, customizable, and requires DIY setup, while commercial systems are pre-packaged and regulated</w:t>
        <w:br w:type="textWrapping"/>
        <w:t xml:space="preserve">D) There is no difference; both systems operate the same way</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Correct Answer: C</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Explanation: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Loop is an open-source system requiring self-installation and maintenance, while commercial AID systems are regulated, pre-packaged, and come with customer support.</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Question 4: Who is NOT an ideal candidate for using Loop?</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A person with Type 1 diabetes who is comfortable with technology</w:t>
        <w:br w:type="textWrapping"/>
        <w:t xml:space="preserve">B) A caregiver managing diabetes for a child using an Omnipod pump</w:t>
        <w:br w:type="textWrapping"/>
        <w:t xml:space="preserve">C) A person with diabetes who wants a hands-off experience and manufacturer support</w:t>
        <w:br w:type="textWrapping"/>
        <w:t xml:space="preserve">D) A person using a compatible pump and CGM</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Correct Answer: C</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Explanation: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Loop requires DIY setup and maintenance, meaning users who prefer manufacturer-backed support may find commercial AID systems more suitable.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Domanda 3: In che modo Loop è diverso dai sistemi AID commerciali?</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Loop è approvato dalla FDA, mentre i sistemi commerciali non lo sono</w:t>
        <w:br w:type="textWrapping"/>
        <w:t xml:space="preserve">B) Loop utilizza un algoritmo proprietario nascosto, mentre i sistemi commerciali consentono modifiche da parte dell'utente</w:t>
        <w:br w:type="textWrapping"/>
        <w:t xml:space="preserve">C)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Loop è open-source, personalizzabile e richiede un’installazione fai-da-te, mentre i sistemi commerciali sono preconfigurati e regolamentati</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t xml:space="preserve">D) Non c'è alcuna differenza; entrambi i sistemi funzionano allo stesso modo</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Risposta corretta: C</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Spiegazione: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Loop è un sistema open-source che richiede installazione e manutenzione autonoma, mentre i sistemi AID commerciali sono regolamentati, preconfigurati e supportati da un'assistenza clienti dedicata.</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Domanda 4: Chi NON è un candidato ideale per l'uso di Loop?</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Una persona con diabete di tipo 1 a proprio agio con la tecnologia</w:t>
        <w:br w:type="textWrapping"/>
        <w:t xml:space="preserve">B) Un caregiver che gestisce il diabete di un bambino con un microinfusore Omnipod</w:t>
        <w:br w:type="textWrapping"/>
        <w:t xml:space="preserve">C)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Una persona con diabete che desidera un sistema preconfigurato con assistenza tecnica fornita dal produttore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t xml:space="preserve">D) Una persona che utilizza un microinfusore e un CGM compatibili</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Risposta corretta: C</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Spiegazione: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Loop richiede installazione e manutenzione fai-da-te, quindi gli utenti che preferiscono un sistema con supporto del produttore e un funzionamento più guidato potrebbero trovare più adatti i sistemi AID commerciali.</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1"/>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Question 5: What should Loop users always have as a backup?</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An extra RileyLink/OrangeLink</w:t>
        <w:br w:type="textWrapping"/>
        <w:t xml:space="preserve">B) A secondary smartphone in case the app crashes</w:t>
        <w:br w:type="textWrapping"/>
        <w:t xml:space="preserve">C) Insulin pens or syringes for manual insulin delivery</w:t>
        <w:br w:type="textWrapping"/>
        <w:t xml:space="preserve">D) A second insulin pump</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Correct Answer: C</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Explanation: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Since Loop relies on technology, users must always have a manual insulin delivery method (pens or syringes) in case of system failure and know how to use them.</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Question 6: True or False? Loop is FDA-approved and available as a commercial product.</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False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Explanation: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Loop is not FDA-approved and is a community-developed DIY Open-source system.</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Question 7: "True or False? Loop runs on iPhones and requires user installation."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True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t xml:space="preserv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Explanation: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"Loop is designed for iOS and must be installed by the user. The details of installation and setup will be covered in a later module."</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Domanda 5: Cosa dovrebbero sempre avere a disposizione gli utenti di Loop come piano di emergenza?</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Un RileyLink/OrangeLink di riserva</w:t>
        <w:br w:type="textWrapping"/>
        <w:t xml:space="preserve">B) Uno smartphone secondario nel caso in cui l’app si arresti</w:t>
        <w:br w:type="textWrapp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 Penne per insulina o siringhe per la somministrazione manuale dell’insulina</w:t>
        <w:br w:type="textWrapping"/>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 Un secondo microinfusore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Risposta corretta: C</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Spiegazione: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Poiché Loop si basa sulla tecnologia, gli utenti devono sempre avere un metodo alternativo per la somministrazione dell’insulina (penne o siringhe) in caso di malfunzionamenti del sistema e saperle usare correttamente.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Domanda 6: Vero o Falso? Loop è approvato dalla FDA ed è disponibile come prodotto commerciale.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Falso</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Spiegazione: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Loop non è approvato dalla FDA ed è un sistema open-source sviluppato dalla comunità, che richiede installazione fai-da-te da parte dell'utente.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Domanda 7: Vero o Falso? Loop funziona su iPhone e richiede l'installazione da parte dell'utente.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Vero</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Spiegazione: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Loop è progettato per iOS e deve essere installato manualmente dall'utente. I dettagli sull'installazione e sulla configurazione verranno trattati in un modulo successivo.</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Question 8: What safety precautions should Loop users follow?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(Select all that apply.)</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Regularly update Loop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 Monitor CGM and pump connectivity</w:t>
        <w:br w:type="textWrapping"/>
        <w:t xml:space="preserve">C) Have a backup plan, such as insulin pens or syringes</w:t>
        <w:br w:type="textWrapping"/>
        <w:t xml:space="preserve">D) Ensure insulin settings (basal rates, carb ratios, and sensitivity factors) are accurate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Correct Answers: A, B, C, D</w:t>
        <w:br w:type="textWrapping"/>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Explanation:</w:t>
        <w:br w:type="textWrapping"/>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"Safe and effective use of Loop requires keeping the system updated, monitoring device connectivity, and always being prepared to manage insulin manually if needed. Additionally, checking insulin settings regularly helps ensure accurate dosing and optimal glucose control."</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22"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Scoring Guide</w:t>
      </w:r>
    </w:p>
    <w:p w:rsidR="00000000" w:rsidDel="00000000" w:rsidP="00000000" w:rsidRDefault="00000000" w:rsidRPr="00000000" w14:paraId="000001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8/8 Correct: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Loop Expert! You're ready to move forward confidently.</w:t>
      </w:r>
    </w:p>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6-7 Correct: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Great job! Review missed questions and continue learning.</w:t>
      </w:r>
    </w:p>
    <w:p w:rsidR="00000000" w:rsidDel="00000000" w:rsidP="00000000" w:rsidRDefault="00000000" w:rsidRPr="00000000" w14:paraId="000001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4-5 Correct: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Consider revisiting some concepts before moving to the next module.</w:t>
      </w:r>
    </w:p>
    <w:p w:rsidR="00000000" w:rsidDel="00000000" w:rsidP="00000000" w:rsidRDefault="00000000" w:rsidRPr="00000000" w14:paraId="000001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Below 4 Correct: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Rewatch the video and review the supporting materials before retaking the quiz.</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Fonts w:ascii="Times" w:cs="Times" w:eastAsia="Times" w:hAnsi="Times"/>
          <w:b w:val="0"/>
          <w:i w:val="0"/>
          <w:smallCaps w:val="0"/>
          <w:strike w:val="0"/>
          <w:color w:val="808080"/>
          <w:sz w:val="24"/>
          <w:szCs w:val="24"/>
          <w:u w:val="none"/>
          <w:shd w:fill="auto" w:val="clear"/>
          <w:vertAlign w:val="baseline"/>
          <w:rtl w:val="0"/>
        </w:rPr>
        <w:t xml:space="preserve">______________________________________</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This quiz format ensures learners actively engage with key concepts while meeting potential accreditation requirements for competency assessment.</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Domanda 8: Quali precauzioni di sicurezza dovrebbero seguire gli utenti di Loop? (Seleziona tutte le risposte corrette.)</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Aggiornare regolarmente Loop</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t xml:space="preserve">B)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Monitorare la connettività tra CGM e microinfusore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t xml:space="preserve">C)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Avere un piano di emergenza, come penne per insulina o siringhe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t xml:space="preserve">D)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Verificare che le impostazioni dell’insulina (basale, rapporti insulina/carboidrati e fattore di sensibilità) siano corrette</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Risposte corrette: A, B, C, D</w:t>
        <w:br w:type="textWrapping"/>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Spiegazione:</w:t>
        <w:br w:type="textWrapping"/>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"Un utilizzo sicuro ed efficace di Loop richiede di mantenere il sistema aggiornato, monitorare la connettività dei dispositivi e avere sempre un piano di emergenza per la somministrazione manuale dell'insulina. Inoltre, controllare regolarmente le impostazioni dell’insulina aiuta a garantire un dosaggio accurato e un migliore controllo della glicemia."</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Guida alla valutazione</w:t>
      </w:r>
    </w:p>
    <w:p w:rsidR="00000000" w:rsidDel="00000000" w:rsidP="00000000" w:rsidRDefault="00000000" w:rsidRPr="00000000" w14:paraId="000001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89" w:right="0" w:hanging="189"/>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8/8 corrette: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Esperto di Loop! Sei pronto a proseguire con sicurezza.</w:t>
      </w:r>
    </w:p>
    <w:p w:rsidR="00000000" w:rsidDel="00000000" w:rsidP="00000000" w:rsidRDefault="00000000" w:rsidRPr="00000000" w14:paraId="000001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89" w:right="0" w:hanging="189"/>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6-7 corrette: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Ottimo lavoro! Rivedi le risposte errate e continua ad approfondire.</w:t>
      </w:r>
    </w:p>
    <w:p w:rsidR="00000000" w:rsidDel="00000000" w:rsidP="00000000" w:rsidRDefault="00000000" w:rsidRPr="00000000" w14:paraId="000001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89" w:right="0" w:hanging="189"/>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4-5 corrette: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Valuta di rivedere alcuni concetti prima di passare al prossimo modulo.</w:t>
      </w:r>
    </w:p>
    <w:p w:rsidR="00000000" w:rsidDel="00000000" w:rsidP="00000000" w:rsidRDefault="00000000" w:rsidRPr="00000000" w14:paraId="000001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89" w:right="0" w:hanging="189"/>
        <w:jc w:val="left"/>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Meno di 4 corrette: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Riguarda il video e consulta i materiali di supporto prima di riprovare il quiz.</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808080"/>
          <w:sz w:val="24"/>
          <w:szCs w:val="24"/>
          <w:u w:val="none"/>
          <w:shd w:fill="auto" w:val="clear"/>
          <w:vertAlign w:val="baseline"/>
        </w:rPr>
      </w:pPr>
      <w:r w:rsidDel="00000000" w:rsidR="00000000" w:rsidRPr="00000000">
        <w:rPr>
          <w:rFonts w:ascii="Times" w:cs="Times" w:eastAsia="Times" w:hAnsi="Times"/>
          <w:b w:val="0"/>
          <w:i w:val="0"/>
          <w:smallCaps w:val="0"/>
          <w:strike w:val="0"/>
          <w:color w:val="808080"/>
          <w:sz w:val="24"/>
          <w:szCs w:val="24"/>
          <w:u w:val="none"/>
          <w:shd w:fill="auto" w:val="clear"/>
          <w:vertAlign w:val="baseline"/>
          <w:rtl w:val="0"/>
        </w:rPr>
        <w:t xml:space="preserve">________________________________</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Questo formato garantisce che gli utenti acquisiscano attivamente i concetti chiave, rispettando i requisiti di accreditamento per la valutazione delle competenze.</w:t>
      </w:r>
      <w:r w:rsidDel="00000000" w:rsidR="00000000" w:rsidRPr="00000000">
        <w:rPr>
          <w:rtl w:val="0"/>
        </w:rPr>
      </w:r>
    </w:p>
    <w:sectPr>
      <w:headerReference r:id="rId9" w:type="default"/>
      <w:footerReference r:id="rId10" w:type="default"/>
      <w:pgSz w:h="16840" w:w="11900" w:orient="portrait"/>
      <w:pgMar w:bottom="1134" w:top="1134" w:left="1134" w:right="1134" w:header="709" w:footer="850"/>
      <w:pgNumType w:start="1"/>
      <w:cols w:equalWidth="0" w:num="2">
        <w:col w:space="482" w:w="4574.999999999999"/>
        <w:col w:space="0" w:w="4574.999999999999"/>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esca Nappi" w:id="0" w:date="2025-03-16T15:01:38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 è copyright dell'algoritmo, l'algoritmo è di proprietà dell'azienda produttrice dei dispositvi (pompa + CGM) che costituiscono il sistema, e non è accessibile agli utenti per la completa personalizzazione dei parametri di funzionamento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500"/>
      </w:pPr>
      <w:rPr>
        <w:rFonts w:ascii="Times" w:cs="Times" w:eastAsia="Times" w:hAnsi="Times"/>
        <w:b w:val="0"/>
        <w:i w:val="0"/>
        <w:smallCaps w:val="0"/>
        <w:strike w:val="0"/>
        <w:shd w:fill="auto" w:val="clear"/>
        <w:vertAlign w:val="baseline"/>
      </w:rPr>
    </w:lvl>
    <w:lvl w:ilvl="1">
      <w:start w:val="1"/>
      <w:numFmt w:val="bullet"/>
      <w:lvlText w:val="•"/>
      <w:lvlJc w:val="left"/>
      <w:pPr>
        <w:ind w:left="940" w:hanging="500"/>
      </w:pPr>
      <w:rPr>
        <w:rFonts w:ascii="Times" w:cs="Times" w:eastAsia="Times" w:hAnsi="Times"/>
        <w:b w:val="0"/>
        <w:i w:val="0"/>
        <w:smallCaps w:val="0"/>
        <w:strike w:val="0"/>
        <w:shd w:fill="auto" w:val="clear"/>
        <w:vertAlign w:val="baseline"/>
      </w:rPr>
    </w:lvl>
    <w:lvl w:ilvl="2">
      <w:start w:val="1"/>
      <w:numFmt w:val="bullet"/>
      <w:lvlText w:val="•"/>
      <w:lvlJc w:val="left"/>
      <w:pPr>
        <w:ind w:left="1160" w:hanging="500"/>
      </w:pPr>
      <w:rPr>
        <w:rFonts w:ascii="Times" w:cs="Times" w:eastAsia="Times" w:hAnsi="Times"/>
        <w:b w:val="0"/>
        <w:i w:val="0"/>
        <w:smallCaps w:val="0"/>
        <w:strike w:val="0"/>
        <w:shd w:fill="auto" w:val="clear"/>
        <w:vertAlign w:val="baseline"/>
      </w:rPr>
    </w:lvl>
    <w:lvl w:ilvl="3">
      <w:start w:val="1"/>
      <w:numFmt w:val="bullet"/>
      <w:lvlText w:val="•"/>
      <w:lvlJc w:val="left"/>
      <w:pPr>
        <w:ind w:left="1380" w:hanging="500"/>
      </w:pPr>
      <w:rPr>
        <w:rFonts w:ascii="Times" w:cs="Times" w:eastAsia="Times" w:hAnsi="Times"/>
        <w:b w:val="0"/>
        <w:i w:val="0"/>
        <w:smallCaps w:val="0"/>
        <w:strike w:val="0"/>
        <w:shd w:fill="auto" w:val="clear"/>
        <w:vertAlign w:val="baseline"/>
      </w:rPr>
    </w:lvl>
    <w:lvl w:ilvl="4">
      <w:start w:val="1"/>
      <w:numFmt w:val="bullet"/>
      <w:lvlText w:val="•"/>
      <w:lvlJc w:val="left"/>
      <w:pPr>
        <w:ind w:left="1600" w:hanging="500"/>
      </w:pPr>
      <w:rPr>
        <w:rFonts w:ascii="Times" w:cs="Times" w:eastAsia="Times" w:hAnsi="Times"/>
        <w:b w:val="0"/>
        <w:i w:val="0"/>
        <w:smallCaps w:val="0"/>
        <w:strike w:val="0"/>
        <w:shd w:fill="auto" w:val="clear"/>
        <w:vertAlign w:val="baseline"/>
      </w:rPr>
    </w:lvl>
    <w:lvl w:ilvl="5">
      <w:start w:val="1"/>
      <w:numFmt w:val="bullet"/>
      <w:lvlText w:val="•"/>
      <w:lvlJc w:val="left"/>
      <w:pPr>
        <w:ind w:left="1820" w:hanging="500"/>
      </w:pPr>
      <w:rPr>
        <w:rFonts w:ascii="Times" w:cs="Times" w:eastAsia="Times" w:hAnsi="Times"/>
        <w:b w:val="0"/>
        <w:i w:val="0"/>
        <w:smallCaps w:val="0"/>
        <w:strike w:val="0"/>
        <w:shd w:fill="auto" w:val="clear"/>
        <w:vertAlign w:val="baseline"/>
      </w:rPr>
    </w:lvl>
    <w:lvl w:ilvl="6">
      <w:start w:val="1"/>
      <w:numFmt w:val="bullet"/>
      <w:lvlText w:val="•"/>
      <w:lvlJc w:val="left"/>
      <w:pPr>
        <w:ind w:left="2040" w:hanging="500"/>
      </w:pPr>
      <w:rPr>
        <w:rFonts w:ascii="Times" w:cs="Times" w:eastAsia="Times" w:hAnsi="Times"/>
        <w:b w:val="0"/>
        <w:i w:val="0"/>
        <w:smallCaps w:val="0"/>
        <w:strike w:val="0"/>
        <w:shd w:fill="auto" w:val="clear"/>
        <w:vertAlign w:val="baseline"/>
      </w:rPr>
    </w:lvl>
    <w:lvl w:ilvl="7">
      <w:start w:val="1"/>
      <w:numFmt w:val="bullet"/>
      <w:lvlText w:val="•"/>
      <w:lvlJc w:val="left"/>
      <w:pPr>
        <w:ind w:left="2260" w:hanging="500"/>
      </w:pPr>
      <w:rPr>
        <w:rFonts w:ascii="Times" w:cs="Times" w:eastAsia="Times" w:hAnsi="Times"/>
        <w:b w:val="0"/>
        <w:i w:val="0"/>
        <w:smallCaps w:val="0"/>
        <w:strike w:val="0"/>
        <w:shd w:fill="auto" w:val="clear"/>
        <w:vertAlign w:val="baseline"/>
      </w:rPr>
    </w:lvl>
    <w:lvl w:ilvl="8">
      <w:start w:val="1"/>
      <w:numFmt w:val="bullet"/>
      <w:lvlText w:val="•"/>
      <w:lvlJc w:val="left"/>
      <w:pPr>
        <w:ind w:left="2480" w:hanging="500"/>
      </w:pPr>
      <w:rPr>
        <w:rFonts w:ascii="Times" w:cs="Times" w:eastAsia="Times" w:hAnsi="Times"/>
        <w:b w:val="0"/>
        <w:i w:val="0"/>
        <w:smallCaps w:val="0"/>
        <w:strike w:val="0"/>
        <w:shd w:fill="auto" w:val="clear"/>
        <w:vertAlign w:val="baseline"/>
      </w:rPr>
    </w:lvl>
  </w:abstractNum>
  <w:abstractNum w:abstractNumId="2">
    <w:lvl w:ilvl="0">
      <w:start w:val="1"/>
      <w:numFmt w:val="bullet"/>
      <w:lvlText w:val="•"/>
      <w:lvlJc w:val="left"/>
      <w:pPr>
        <w:ind w:left="720" w:hanging="500"/>
      </w:pPr>
      <w:rPr>
        <w:rFonts w:ascii="Times" w:cs="Times" w:eastAsia="Times" w:hAnsi="Times"/>
        <w:b w:val="1"/>
        <w:i w:val="0"/>
        <w:smallCaps w:val="0"/>
        <w:strike w:val="0"/>
        <w:shd w:fill="auto" w:val="clear"/>
        <w:vertAlign w:val="baseline"/>
      </w:rPr>
    </w:lvl>
    <w:lvl w:ilvl="1">
      <w:start w:val="1"/>
      <w:numFmt w:val="bullet"/>
      <w:lvlText w:val="•"/>
      <w:lvlJc w:val="left"/>
      <w:pPr>
        <w:ind w:left="940" w:hanging="500"/>
      </w:pPr>
      <w:rPr>
        <w:rFonts w:ascii="Times" w:cs="Times" w:eastAsia="Times" w:hAnsi="Times"/>
        <w:b w:val="1"/>
        <w:i w:val="0"/>
        <w:smallCaps w:val="0"/>
        <w:strike w:val="0"/>
        <w:shd w:fill="auto" w:val="clear"/>
        <w:vertAlign w:val="baseline"/>
      </w:rPr>
    </w:lvl>
    <w:lvl w:ilvl="2">
      <w:start w:val="1"/>
      <w:numFmt w:val="bullet"/>
      <w:lvlText w:val="•"/>
      <w:lvlJc w:val="left"/>
      <w:pPr>
        <w:ind w:left="1160" w:hanging="500"/>
      </w:pPr>
      <w:rPr>
        <w:rFonts w:ascii="Times" w:cs="Times" w:eastAsia="Times" w:hAnsi="Times"/>
        <w:b w:val="1"/>
        <w:i w:val="0"/>
        <w:smallCaps w:val="0"/>
        <w:strike w:val="0"/>
        <w:shd w:fill="auto" w:val="clear"/>
        <w:vertAlign w:val="baseline"/>
      </w:rPr>
    </w:lvl>
    <w:lvl w:ilvl="3">
      <w:start w:val="1"/>
      <w:numFmt w:val="bullet"/>
      <w:lvlText w:val="•"/>
      <w:lvlJc w:val="left"/>
      <w:pPr>
        <w:ind w:left="1380" w:hanging="500"/>
      </w:pPr>
      <w:rPr>
        <w:rFonts w:ascii="Times" w:cs="Times" w:eastAsia="Times" w:hAnsi="Times"/>
        <w:b w:val="1"/>
        <w:i w:val="0"/>
        <w:smallCaps w:val="0"/>
        <w:strike w:val="0"/>
        <w:shd w:fill="auto" w:val="clear"/>
        <w:vertAlign w:val="baseline"/>
      </w:rPr>
    </w:lvl>
    <w:lvl w:ilvl="4">
      <w:start w:val="1"/>
      <w:numFmt w:val="bullet"/>
      <w:lvlText w:val="•"/>
      <w:lvlJc w:val="left"/>
      <w:pPr>
        <w:ind w:left="1600" w:hanging="500"/>
      </w:pPr>
      <w:rPr>
        <w:rFonts w:ascii="Times" w:cs="Times" w:eastAsia="Times" w:hAnsi="Times"/>
        <w:b w:val="1"/>
        <w:i w:val="0"/>
        <w:smallCaps w:val="0"/>
        <w:strike w:val="0"/>
        <w:shd w:fill="auto" w:val="clear"/>
        <w:vertAlign w:val="baseline"/>
      </w:rPr>
    </w:lvl>
    <w:lvl w:ilvl="5">
      <w:start w:val="1"/>
      <w:numFmt w:val="bullet"/>
      <w:lvlText w:val="•"/>
      <w:lvlJc w:val="left"/>
      <w:pPr>
        <w:ind w:left="1820" w:hanging="500"/>
      </w:pPr>
      <w:rPr>
        <w:rFonts w:ascii="Times" w:cs="Times" w:eastAsia="Times" w:hAnsi="Times"/>
        <w:b w:val="1"/>
        <w:i w:val="0"/>
        <w:smallCaps w:val="0"/>
        <w:strike w:val="0"/>
        <w:shd w:fill="auto" w:val="clear"/>
        <w:vertAlign w:val="baseline"/>
      </w:rPr>
    </w:lvl>
    <w:lvl w:ilvl="6">
      <w:start w:val="1"/>
      <w:numFmt w:val="bullet"/>
      <w:lvlText w:val="•"/>
      <w:lvlJc w:val="left"/>
      <w:pPr>
        <w:ind w:left="2040" w:hanging="500"/>
      </w:pPr>
      <w:rPr>
        <w:rFonts w:ascii="Times" w:cs="Times" w:eastAsia="Times" w:hAnsi="Times"/>
        <w:b w:val="1"/>
        <w:i w:val="0"/>
        <w:smallCaps w:val="0"/>
        <w:strike w:val="0"/>
        <w:shd w:fill="auto" w:val="clear"/>
        <w:vertAlign w:val="baseline"/>
      </w:rPr>
    </w:lvl>
    <w:lvl w:ilvl="7">
      <w:start w:val="1"/>
      <w:numFmt w:val="bullet"/>
      <w:lvlText w:val="•"/>
      <w:lvlJc w:val="left"/>
      <w:pPr>
        <w:ind w:left="2260" w:hanging="500"/>
      </w:pPr>
      <w:rPr>
        <w:rFonts w:ascii="Times" w:cs="Times" w:eastAsia="Times" w:hAnsi="Times"/>
        <w:b w:val="1"/>
        <w:i w:val="0"/>
        <w:smallCaps w:val="0"/>
        <w:strike w:val="0"/>
        <w:shd w:fill="auto" w:val="clear"/>
        <w:vertAlign w:val="baseline"/>
      </w:rPr>
    </w:lvl>
    <w:lvl w:ilvl="8">
      <w:start w:val="1"/>
      <w:numFmt w:val="bullet"/>
      <w:lvlText w:val="•"/>
      <w:lvlJc w:val="left"/>
      <w:pPr>
        <w:ind w:left="2480" w:hanging="500"/>
      </w:pPr>
      <w:rPr>
        <w:rFonts w:ascii="Times" w:cs="Times" w:eastAsia="Times" w:hAnsi="Times"/>
        <w:b w:val="1"/>
        <w:i w:val="0"/>
        <w:smallCaps w:val="0"/>
        <w:strike w:val="0"/>
        <w:shd w:fill="auto" w:val="clear"/>
        <w:vertAlign w:val="baseline"/>
      </w:rPr>
    </w:lvl>
  </w:abstractNum>
  <w:abstractNum w:abstractNumId="3">
    <w:lvl w:ilvl="0">
      <w:start w:val="1"/>
      <w:numFmt w:val="bullet"/>
      <w:lvlText w:val="•"/>
      <w:lvlJc w:val="left"/>
      <w:pPr>
        <w:ind w:left="189" w:hanging="189"/>
      </w:pPr>
      <w:rPr>
        <w:smallCaps w:val="0"/>
        <w:strike w:val="0"/>
        <w:shd w:fill="auto" w:val="clear"/>
        <w:vertAlign w:val="baseline"/>
      </w:rPr>
    </w:lvl>
    <w:lvl w:ilvl="1">
      <w:start w:val="1"/>
      <w:numFmt w:val="bullet"/>
      <w:lvlText w:val="•"/>
      <w:lvlJc w:val="left"/>
      <w:pPr>
        <w:ind w:left="789" w:hanging="188.9999999999999"/>
      </w:pPr>
      <w:rPr>
        <w:smallCaps w:val="0"/>
        <w:strike w:val="0"/>
        <w:shd w:fill="auto" w:val="clear"/>
        <w:vertAlign w:val="baseline"/>
      </w:rPr>
    </w:lvl>
    <w:lvl w:ilvl="2">
      <w:start w:val="1"/>
      <w:numFmt w:val="bullet"/>
      <w:lvlText w:val="•"/>
      <w:lvlJc w:val="left"/>
      <w:pPr>
        <w:ind w:left="1389" w:hanging="189"/>
      </w:pPr>
      <w:rPr>
        <w:smallCaps w:val="0"/>
        <w:strike w:val="0"/>
        <w:shd w:fill="auto" w:val="clear"/>
        <w:vertAlign w:val="baseline"/>
      </w:rPr>
    </w:lvl>
    <w:lvl w:ilvl="3">
      <w:start w:val="1"/>
      <w:numFmt w:val="bullet"/>
      <w:lvlText w:val="•"/>
      <w:lvlJc w:val="left"/>
      <w:pPr>
        <w:ind w:left="1989" w:hanging="189"/>
      </w:pPr>
      <w:rPr>
        <w:smallCaps w:val="0"/>
        <w:strike w:val="0"/>
        <w:shd w:fill="auto" w:val="clear"/>
        <w:vertAlign w:val="baseline"/>
      </w:rPr>
    </w:lvl>
    <w:lvl w:ilvl="4">
      <w:start w:val="1"/>
      <w:numFmt w:val="bullet"/>
      <w:lvlText w:val="•"/>
      <w:lvlJc w:val="left"/>
      <w:pPr>
        <w:ind w:left="2589" w:hanging="189.00000000000045"/>
      </w:pPr>
      <w:rPr>
        <w:smallCaps w:val="0"/>
        <w:strike w:val="0"/>
        <w:shd w:fill="auto" w:val="clear"/>
        <w:vertAlign w:val="baseline"/>
      </w:rPr>
    </w:lvl>
    <w:lvl w:ilvl="5">
      <w:start w:val="1"/>
      <w:numFmt w:val="bullet"/>
      <w:lvlText w:val="•"/>
      <w:lvlJc w:val="left"/>
      <w:pPr>
        <w:ind w:left="3189" w:hanging="189"/>
      </w:pPr>
      <w:rPr>
        <w:smallCaps w:val="0"/>
        <w:strike w:val="0"/>
        <w:shd w:fill="auto" w:val="clear"/>
        <w:vertAlign w:val="baseline"/>
      </w:rPr>
    </w:lvl>
    <w:lvl w:ilvl="6">
      <w:start w:val="1"/>
      <w:numFmt w:val="bullet"/>
      <w:lvlText w:val="•"/>
      <w:lvlJc w:val="left"/>
      <w:pPr>
        <w:ind w:left="3789" w:hanging="189"/>
      </w:pPr>
      <w:rPr>
        <w:smallCaps w:val="0"/>
        <w:strike w:val="0"/>
        <w:shd w:fill="auto" w:val="clear"/>
        <w:vertAlign w:val="baseline"/>
      </w:rPr>
    </w:lvl>
    <w:lvl w:ilvl="7">
      <w:start w:val="1"/>
      <w:numFmt w:val="bullet"/>
      <w:lvlText w:val="•"/>
      <w:lvlJc w:val="left"/>
      <w:pPr>
        <w:ind w:left="4389" w:hanging="189"/>
      </w:pPr>
      <w:rPr>
        <w:smallCaps w:val="0"/>
        <w:strike w:val="0"/>
        <w:shd w:fill="auto" w:val="clear"/>
        <w:vertAlign w:val="baseline"/>
      </w:rPr>
    </w:lvl>
    <w:lvl w:ilvl="8">
      <w:start w:val="1"/>
      <w:numFmt w:val="bullet"/>
      <w:lvlText w:val="•"/>
      <w:lvlJc w:val="left"/>
      <w:pPr>
        <w:ind w:left="4989" w:hanging="189"/>
      </w:pPr>
      <w:rPr>
        <w:smallCaps w:val="0"/>
        <w:strike w:val="0"/>
        <w:shd w:fill="auto" w:val="clear"/>
        <w:vertAlign w:val="baseline"/>
      </w:rPr>
    </w:lvl>
  </w:abstractNum>
  <w:abstractNum w:abstractNumId="4">
    <w:lvl w:ilvl="0">
      <w:start w:val="1"/>
      <w:numFmt w:val="bullet"/>
      <w:lvlText w:val="•"/>
      <w:lvlJc w:val="left"/>
      <w:pPr>
        <w:ind w:left="720" w:hanging="500"/>
      </w:pPr>
      <w:rPr>
        <w:rFonts w:ascii="Times" w:cs="Times" w:eastAsia="Times" w:hAnsi="Times"/>
        <w:b w:val="1"/>
        <w:i w:val="0"/>
        <w:smallCaps w:val="0"/>
        <w:strike w:val="0"/>
        <w:shd w:fill="auto" w:val="clear"/>
        <w:vertAlign w:val="baseline"/>
      </w:rPr>
    </w:lvl>
    <w:lvl w:ilvl="1">
      <w:start w:val="1"/>
      <w:numFmt w:val="bullet"/>
      <w:lvlText w:val="•"/>
      <w:lvlJc w:val="left"/>
      <w:pPr>
        <w:ind w:left="940" w:hanging="500"/>
      </w:pPr>
      <w:rPr>
        <w:rFonts w:ascii="Times" w:cs="Times" w:eastAsia="Times" w:hAnsi="Times"/>
        <w:b w:val="1"/>
        <w:i w:val="0"/>
        <w:smallCaps w:val="0"/>
        <w:strike w:val="0"/>
        <w:shd w:fill="auto" w:val="clear"/>
        <w:vertAlign w:val="baseline"/>
      </w:rPr>
    </w:lvl>
    <w:lvl w:ilvl="2">
      <w:start w:val="1"/>
      <w:numFmt w:val="bullet"/>
      <w:lvlText w:val="•"/>
      <w:lvlJc w:val="left"/>
      <w:pPr>
        <w:ind w:left="1160" w:hanging="500"/>
      </w:pPr>
      <w:rPr>
        <w:rFonts w:ascii="Times" w:cs="Times" w:eastAsia="Times" w:hAnsi="Times"/>
        <w:b w:val="1"/>
        <w:i w:val="0"/>
        <w:smallCaps w:val="0"/>
        <w:strike w:val="0"/>
        <w:shd w:fill="auto" w:val="clear"/>
        <w:vertAlign w:val="baseline"/>
      </w:rPr>
    </w:lvl>
    <w:lvl w:ilvl="3">
      <w:start w:val="1"/>
      <w:numFmt w:val="bullet"/>
      <w:lvlText w:val="•"/>
      <w:lvlJc w:val="left"/>
      <w:pPr>
        <w:ind w:left="1380" w:hanging="500"/>
      </w:pPr>
      <w:rPr>
        <w:rFonts w:ascii="Times" w:cs="Times" w:eastAsia="Times" w:hAnsi="Times"/>
        <w:b w:val="1"/>
        <w:i w:val="0"/>
        <w:smallCaps w:val="0"/>
        <w:strike w:val="0"/>
        <w:shd w:fill="auto" w:val="clear"/>
        <w:vertAlign w:val="baseline"/>
      </w:rPr>
    </w:lvl>
    <w:lvl w:ilvl="4">
      <w:start w:val="1"/>
      <w:numFmt w:val="bullet"/>
      <w:lvlText w:val="•"/>
      <w:lvlJc w:val="left"/>
      <w:pPr>
        <w:ind w:left="1600" w:hanging="500"/>
      </w:pPr>
      <w:rPr>
        <w:rFonts w:ascii="Times" w:cs="Times" w:eastAsia="Times" w:hAnsi="Times"/>
        <w:b w:val="1"/>
        <w:i w:val="0"/>
        <w:smallCaps w:val="0"/>
        <w:strike w:val="0"/>
        <w:shd w:fill="auto" w:val="clear"/>
        <w:vertAlign w:val="baseline"/>
      </w:rPr>
    </w:lvl>
    <w:lvl w:ilvl="5">
      <w:start w:val="1"/>
      <w:numFmt w:val="bullet"/>
      <w:lvlText w:val="•"/>
      <w:lvlJc w:val="left"/>
      <w:pPr>
        <w:ind w:left="1820" w:hanging="500"/>
      </w:pPr>
      <w:rPr>
        <w:rFonts w:ascii="Times" w:cs="Times" w:eastAsia="Times" w:hAnsi="Times"/>
        <w:b w:val="1"/>
        <w:i w:val="0"/>
        <w:smallCaps w:val="0"/>
        <w:strike w:val="0"/>
        <w:shd w:fill="auto" w:val="clear"/>
        <w:vertAlign w:val="baseline"/>
      </w:rPr>
    </w:lvl>
    <w:lvl w:ilvl="6">
      <w:start w:val="1"/>
      <w:numFmt w:val="bullet"/>
      <w:lvlText w:val="•"/>
      <w:lvlJc w:val="left"/>
      <w:pPr>
        <w:ind w:left="2040" w:hanging="500"/>
      </w:pPr>
      <w:rPr>
        <w:rFonts w:ascii="Times" w:cs="Times" w:eastAsia="Times" w:hAnsi="Times"/>
        <w:b w:val="1"/>
        <w:i w:val="0"/>
        <w:smallCaps w:val="0"/>
        <w:strike w:val="0"/>
        <w:shd w:fill="auto" w:val="clear"/>
        <w:vertAlign w:val="baseline"/>
      </w:rPr>
    </w:lvl>
    <w:lvl w:ilvl="7">
      <w:start w:val="1"/>
      <w:numFmt w:val="bullet"/>
      <w:lvlText w:val="•"/>
      <w:lvlJc w:val="left"/>
      <w:pPr>
        <w:ind w:left="2260" w:hanging="500"/>
      </w:pPr>
      <w:rPr>
        <w:rFonts w:ascii="Times" w:cs="Times" w:eastAsia="Times" w:hAnsi="Times"/>
        <w:b w:val="1"/>
        <w:i w:val="0"/>
        <w:smallCaps w:val="0"/>
        <w:strike w:val="0"/>
        <w:shd w:fill="auto" w:val="clear"/>
        <w:vertAlign w:val="baseline"/>
      </w:rPr>
    </w:lvl>
    <w:lvl w:ilvl="8">
      <w:start w:val="1"/>
      <w:numFmt w:val="bullet"/>
      <w:lvlText w:val="•"/>
      <w:lvlJc w:val="left"/>
      <w:pPr>
        <w:ind w:left="2480" w:hanging="500"/>
      </w:pPr>
      <w:rPr>
        <w:rFonts w:ascii="Times" w:cs="Times" w:eastAsia="Times" w:hAnsi="Times"/>
        <w:b w:val="1"/>
        <w:i w:val="0"/>
        <w:smallCaps w:val="0"/>
        <w:strike w:val="0"/>
        <w:shd w:fill="auto" w:val="clear"/>
        <w:vertAlign w:val="baseline"/>
      </w:rPr>
    </w:lvl>
  </w:abstractNum>
  <w:abstractNum w:abstractNumId="5">
    <w:lvl w:ilvl="0">
      <w:start w:val="1"/>
      <w:numFmt w:val="bullet"/>
      <w:lvlText w:val="•"/>
      <w:lvlJc w:val="left"/>
      <w:pPr>
        <w:ind w:left="189" w:hanging="189"/>
      </w:pPr>
      <w:rPr>
        <w:i w:val="1"/>
        <w:smallCaps w:val="0"/>
        <w:strike w:val="0"/>
        <w:shd w:fill="auto" w:val="clear"/>
        <w:vertAlign w:val="baseline"/>
      </w:rPr>
    </w:lvl>
    <w:lvl w:ilvl="1">
      <w:start w:val="1"/>
      <w:numFmt w:val="bullet"/>
      <w:lvlText w:val="•"/>
      <w:lvlJc w:val="left"/>
      <w:pPr>
        <w:ind w:left="789" w:hanging="188.9999999999999"/>
      </w:pPr>
      <w:rPr>
        <w:i w:val="1"/>
        <w:smallCaps w:val="0"/>
        <w:strike w:val="0"/>
        <w:shd w:fill="auto" w:val="clear"/>
        <w:vertAlign w:val="baseline"/>
      </w:rPr>
    </w:lvl>
    <w:lvl w:ilvl="2">
      <w:start w:val="1"/>
      <w:numFmt w:val="bullet"/>
      <w:lvlText w:val="•"/>
      <w:lvlJc w:val="left"/>
      <w:pPr>
        <w:ind w:left="1389" w:hanging="189"/>
      </w:pPr>
      <w:rPr>
        <w:i w:val="1"/>
        <w:smallCaps w:val="0"/>
        <w:strike w:val="0"/>
        <w:shd w:fill="auto" w:val="clear"/>
        <w:vertAlign w:val="baseline"/>
      </w:rPr>
    </w:lvl>
    <w:lvl w:ilvl="3">
      <w:start w:val="1"/>
      <w:numFmt w:val="bullet"/>
      <w:lvlText w:val="•"/>
      <w:lvlJc w:val="left"/>
      <w:pPr>
        <w:ind w:left="1989" w:hanging="189"/>
      </w:pPr>
      <w:rPr>
        <w:i w:val="1"/>
        <w:smallCaps w:val="0"/>
        <w:strike w:val="0"/>
        <w:shd w:fill="auto" w:val="clear"/>
        <w:vertAlign w:val="baseline"/>
      </w:rPr>
    </w:lvl>
    <w:lvl w:ilvl="4">
      <w:start w:val="1"/>
      <w:numFmt w:val="bullet"/>
      <w:lvlText w:val="•"/>
      <w:lvlJc w:val="left"/>
      <w:pPr>
        <w:ind w:left="2589" w:hanging="189.00000000000045"/>
      </w:pPr>
      <w:rPr>
        <w:i w:val="1"/>
        <w:smallCaps w:val="0"/>
        <w:strike w:val="0"/>
        <w:shd w:fill="auto" w:val="clear"/>
        <w:vertAlign w:val="baseline"/>
      </w:rPr>
    </w:lvl>
    <w:lvl w:ilvl="5">
      <w:start w:val="1"/>
      <w:numFmt w:val="bullet"/>
      <w:lvlText w:val="•"/>
      <w:lvlJc w:val="left"/>
      <w:pPr>
        <w:ind w:left="3189" w:hanging="189"/>
      </w:pPr>
      <w:rPr>
        <w:i w:val="1"/>
        <w:smallCaps w:val="0"/>
        <w:strike w:val="0"/>
        <w:shd w:fill="auto" w:val="clear"/>
        <w:vertAlign w:val="baseline"/>
      </w:rPr>
    </w:lvl>
    <w:lvl w:ilvl="6">
      <w:start w:val="1"/>
      <w:numFmt w:val="bullet"/>
      <w:lvlText w:val="•"/>
      <w:lvlJc w:val="left"/>
      <w:pPr>
        <w:ind w:left="3789" w:hanging="189"/>
      </w:pPr>
      <w:rPr>
        <w:i w:val="1"/>
        <w:smallCaps w:val="0"/>
        <w:strike w:val="0"/>
        <w:shd w:fill="auto" w:val="clear"/>
        <w:vertAlign w:val="baseline"/>
      </w:rPr>
    </w:lvl>
    <w:lvl w:ilvl="7">
      <w:start w:val="1"/>
      <w:numFmt w:val="bullet"/>
      <w:lvlText w:val="•"/>
      <w:lvlJc w:val="left"/>
      <w:pPr>
        <w:ind w:left="4389" w:hanging="189"/>
      </w:pPr>
      <w:rPr>
        <w:i w:val="1"/>
        <w:smallCaps w:val="0"/>
        <w:strike w:val="0"/>
        <w:shd w:fill="auto" w:val="clear"/>
        <w:vertAlign w:val="baseline"/>
      </w:rPr>
    </w:lvl>
    <w:lvl w:ilvl="8">
      <w:start w:val="1"/>
      <w:numFmt w:val="bullet"/>
      <w:lvlText w:val="•"/>
      <w:lvlJc w:val="left"/>
      <w:pPr>
        <w:ind w:left="4989" w:hanging="189"/>
      </w:pPr>
      <w:rPr>
        <w:i w:val="1"/>
        <w:smallCaps w:val="0"/>
        <w:strike w:val="0"/>
        <w:shd w:fill="auto" w:val="clear"/>
        <w:vertAlign w:val="baseline"/>
      </w:rPr>
    </w:lvl>
  </w:abstractNum>
  <w:abstractNum w:abstractNumId="6">
    <w:lvl w:ilvl="0">
      <w:start w:val="1"/>
      <w:numFmt w:val="bullet"/>
      <w:lvlText w:val="•"/>
      <w:lvlJc w:val="left"/>
      <w:pPr>
        <w:ind w:left="720" w:hanging="500"/>
      </w:pPr>
      <w:rPr>
        <w:rFonts w:ascii="Times" w:cs="Times" w:eastAsia="Times" w:hAnsi="Times"/>
        <w:b w:val="0"/>
        <w:i w:val="0"/>
        <w:smallCaps w:val="0"/>
        <w:strike w:val="0"/>
        <w:shd w:fill="auto" w:val="clear"/>
        <w:vertAlign w:val="baseline"/>
      </w:rPr>
    </w:lvl>
    <w:lvl w:ilvl="1">
      <w:start w:val="1"/>
      <w:numFmt w:val="bullet"/>
      <w:lvlText w:val="•"/>
      <w:lvlJc w:val="left"/>
      <w:pPr>
        <w:ind w:left="940" w:hanging="500"/>
      </w:pPr>
      <w:rPr>
        <w:rFonts w:ascii="Times" w:cs="Times" w:eastAsia="Times" w:hAnsi="Times"/>
        <w:b w:val="0"/>
        <w:i w:val="0"/>
        <w:smallCaps w:val="0"/>
        <w:strike w:val="0"/>
        <w:shd w:fill="auto" w:val="clear"/>
        <w:vertAlign w:val="baseline"/>
      </w:rPr>
    </w:lvl>
    <w:lvl w:ilvl="2">
      <w:start w:val="1"/>
      <w:numFmt w:val="bullet"/>
      <w:lvlText w:val="•"/>
      <w:lvlJc w:val="left"/>
      <w:pPr>
        <w:ind w:left="1160" w:hanging="500"/>
      </w:pPr>
      <w:rPr>
        <w:rFonts w:ascii="Times" w:cs="Times" w:eastAsia="Times" w:hAnsi="Times"/>
        <w:b w:val="0"/>
        <w:i w:val="0"/>
        <w:smallCaps w:val="0"/>
        <w:strike w:val="0"/>
        <w:shd w:fill="auto" w:val="clear"/>
        <w:vertAlign w:val="baseline"/>
      </w:rPr>
    </w:lvl>
    <w:lvl w:ilvl="3">
      <w:start w:val="1"/>
      <w:numFmt w:val="bullet"/>
      <w:lvlText w:val="•"/>
      <w:lvlJc w:val="left"/>
      <w:pPr>
        <w:ind w:left="1380" w:hanging="500"/>
      </w:pPr>
      <w:rPr>
        <w:rFonts w:ascii="Times" w:cs="Times" w:eastAsia="Times" w:hAnsi="Times"/>
        <w:b w:val="0"/>
        <w:i w:val="0"/>
        <w:smallCaps w:val="0"/>
        <w:strike w:val="0"/>
        <w:shd w:fill="auto" w:val="clear"/>
        <w:vertAlign w:val="baseline"/>
      </w:rPr>
    </w:lvl>
    <w:lvl w:ilvl="4">
      <w:start w:val="1"/>
      <w:numFmt w:val="bullet"/>
      <w:lvlText w:val="•"/>
      <w:lvlJc w:val="left"/>
      <w:pPr>
        <w:ind w:left="1600" w:hanging="500"/>
      </w:pPr>
      <w:rPr>
        <w:rFonts w:ascii="Times" w:cs="Times" w:eastAsia="Times" w:hAnsi="Times"/>
        <w:b w:val="0"/>
        <w:i w:val="0"/>
        <w:smallCaps w:val="0"/>
        <w:strike w:val="0"/>
        <w:shd w:fill="auto" w:val="clear"/>
        <w:vertAlign w:val="baseline"/>
      </w:rPr>
    </w:lvl>
    <w:lvl w:ilvl="5">
      <w:start w:val="1"/>
      <w:numFmt w:val="bullet"/>
      <w:lvlText w:val="•"/>
      <w:lvlJc w:val="left"/>
      <w:pPr>
        <w:ind w:left="1820" w:hanging="500"/>
      </w:pPr>
      <w:rPr>
        <w:rFonts w:ascii="Times" w:cs="Times" w:eastAsia="Times" w:hAnsi="Times"/>
        <w:b w:val="0"/>
        <w:i w:val="0"/>
        <w:smallCaps w:val="0"/>
        <w:strike w:val="0"/>
        <w:shd w:fill="auto" w:val="clear"/>
        <w:vertAlign w:val="baseline"/>
      </w:rPr>
    </w:lvl>
    <w:lvl w:ilvl="6">
      <w:start w:val="1"/>
      <w:numFmt w:val="bullet"/>
      <w:lvlText w:val="•"/>
      <w:lvlJc w:val="left"/>
      <w:pPr>
        <w:ind w:left="2040" w:hanging="500"/>
      </w:pPr>
      <w:rPr>
        <w:rFonts w:ascii="Times" w:cs="Times" w:eastAsia="Times" w:hAnsi="Times"/>
        <w:b w:val="0"/>
        <w:i w:val="0"/>
        <w:smallCaps w:val="0"/>
        <w:strike w:val="0"/>
        <w:shd w:fill="auto" w:val="clear"/>
        <w:vertAlign w:val="baseline"/>
      </w:rPr>
    </w:lvl>
    <w:lvl w:ilvl="7">
      <w:start w:val="1"/>
      <w:numFmt w:val="bullet"/>
      <w:lvlText w:val="•"/>
      <w:lvlJc w:val="left"/>
      <w:pPr>
        <w:ind w:left="2260" w:hanging="500"/>
      </w:pPr>
      <w:rPr>
        <w:rFonts w:ascii="Times" w:cs="Times" w:eastAsia="Times" w:hAnsi="Times"/>
        <w:b w:val="0"/>
        <w:i w:val="0"/>
        <w:smallCaps w:val="0"/>
        <w:strike w:val="0"/>
        <w:shd w:fill="auto" w:val="clear"/>
        <w:vertAlign w:val="baseline"/>
      </w:rPr>
    </w:lvl>
    <w:lvl w:ilvl="8">
      <w:start w:val="1"/>
      <w:numFmt w:val="bullet"/>
      <w:lvlText w:val="•"/>
      <w:lvlJc w:val="left"/>
      <w:pPr>
        <w:ind w:left="2480" w:hanging="500"/>
      </w:pPr>
      <w:rPr>
        <w:rFonts w:ascii="Times" w:cs="Times" w:eastAsia="Times" w:hAnsi="Times"/>
        <w:b w:val="0"/>
        <w:i w:val="0"/>
        <w:smallCaps w:val="0"/>
        <w:strike w:val="0"/>
        <w:shd w:fill="auto" w:val="clear"/>
        <w:vertAlign w:val="baseline"/>
      </w:rPr>
    </w:lvl>
  </w:abstractNum>
  <w:abstractNum w:abstractNumId="7">
    <w:lvl w:ilvl="0">
      <w:start w:val="1"/>
      <w:numFmt w:val="bullet"/>
      <w:lvlText w:val="•"/>
      <w:lvlJc w:val="left"/>
      <w:pPr>
        <w:ind w:left="720" w:hanging="500"/>
      </w:pPr>
      <w:rPr>
        <w:rFonts w:ascii="Times" w:cs="Times" w:eastAsia="Times" w:hAnsi="Times"/>
        <w:b w:val="0"/>
        <w:i w:val="0"/>
        <w:smallCaps w:val="0"/>
        <w:strike w:val="0"/>
        <w:shd w:fill="auto" w:val="clear"/>
        <w:vertAlign w:val="baseline"/>
      </w:rPr>
    </w:lvl>
    <w:lvl w:ilvl="1">
      <w:start w:val="1"/>
      <w:numFmt w:val="bullet"/>
      <w:lvlText w:val="•"/>
      <w:lvlJc w:val="left"/>
      <w:pPr>
        <w:ind w:left="940" w:hanging="500"/>
      </w:pPr>
      <w:rPr>
        <w:rFonts w:ascii="Times" w:cs="Times" w:eastAsia="Times" w:hAnsi="Times"/>
        <w:b w:val="0"/>
        <w:i w:val="0"/>
        <w:smallCaps w:val="0"/>
        <w:strike w:val="0"/>
        <w:shd w:fill="auto" w:val="clear"/>
        <w:vertAlign w:val="baseline"/>
      </w:rPr>
    </w:lvl>
    <w:lvl w:ilvl="2">
      <w:start w:val="1"/>
      <w:numFmt w:val="bullet"/>
      <w:lvlText w:val="•"/>
      <w:lvlJc w:val="left"/>
      <w:pPr>
        <w:ind w:left="1160" w:hanging="500"/>
      </w:pPr>
      <w:rPr>
        <w:rFonts w:ascii="Times" w:cs="Times" w:eastAsia="Times" w:hAnsi="Times"/>
        <w:b w:val="0"/>
        <w:i w:val="0"/>
        <w:smallCaps w:val="0"/>
        <w:strike w:val="0"/>
        <w:shd w:fill="auto" w:val="clear"/>
        <w:vertAlign w:val="baseline"/>
      </w:rPr>
    </w:lvl>
    <w:lvl w:ilvl="3">
      <w:start w:val="1"/>
      <w:numFmt w:val="bullet"/>
      <w:lvlText w:val="•"/>
      <w:lvlJc w:val="left"/>
      <w:pPr>
        <w:ind w:left="1380" w:hanging="500"/>
      </w:pPr>
      <w:rPr>
        <w:rFonts w:ascii="Times" w:cs="Times" w:eastAsia="Times" w:hAnsi="Times"/>
        <w:b w:val="0"/>
        <w:i w:val="0"/>
        <w:smallCaps w:val="0"/>
        <w:strike w:val="0"/>
        <w:shd w:fill="auto" w:val="clear"/>
        <w:vertAlign w:val="baseline"/>
      </w:rPr>
    </w:lvl>
    <w:lvl w:ilvl="4">
      <w:start w:val="1"/>
      <w:numFmt w:val="bullet"/>
      <w:lvlText w:val="•"/>
      <w:lvlJc w:val="left"/>
      <w:pPr>
        <w:ind w:left="1600" w:hanging="500"/>
      </w:pPr>
      <w:rPr>
        <w:rFonts w:ascii="Times" w:cs="Times" w:eastAsia="Times" w:hAnsi="Times"/>
        <w:b w:val="0"/>
        <w:i w:val="0"/>
        <w:smallCaps w:val="0"/>
        <w:strike w:val="0"/>
        <w:shd w:fill="auto" w:val="clear"/>
        <w:vertAlign w:val="baseline"/>
      </w:rPr>
    </w:lvl>
    <w:lvl w:ilvl="5">
      <w:start w:val="1"/>
      <w:numFmt w:val="bullet"/>
      <w:lvlText w:val="•"/>
      <w:lvlJc w:val="left"/>
      <w:pPr>
        <w:ind w:left="1820" w:hanging="500"/>
      </w:pPr>
      <w:rPr>
        <w:rFonts w:ascii="Times" w:cs="Times" w:eastAsia="Times" w:hAnsi="Times"/>
        <w:b w:val="0"/>
        <w:i w:val="0"/>
        <w:smallCaps w:val="0"/>
        <w:strike w:val="0"/>
        <w:shd w:fill="auto" w:val="clear"/>
        <w:vertAlign w:val="baseline"/>
      </w:rPr>
    </w:lvl>
    <w:lvl w:ilvl="6">
      <w:start w:val="1"/>
      <w:numFmt w:val="bullet"/>
      <w:lvlText w:val="•"/>
      <w:lvlJc w:val="left"/>
      <w:pPr>
        <w:ind w:left="2040" w:hanging="500"/>
      </w:pPr>
      <w:rPr>
        <w:rFonts w:ascii="Times" w:cs="Times" w:eastAsia="Times" w:hAnsi="Times"/>
        <w:b w:val="0"/>
        <w:i w:val="0"/>
        <w:smallCaps w:val="0"/>
        <w:strike w:val="0"/>
        <w:shd w:fill="auto" w:val="clear"/>
        <w:vertAlign w:val="baseline"/>
      </w:rPr>
    </w:lvl>
    <w:lvl w:ilvl="7">
      <w:start w:val="1"/>
      <w:numFmt w:val="bullet"/>
      <w:lvlText w:val="•"/>
      <w:lvlJc w:val="left"/>
      <w:pPr>
        <w:ind w:left="2260" w:hanging="500"/>
      </w:pPr>
      <w:rPr>
        <w:rFonts w:ascii="Times" w:cs="Times" w:eastAsia="Times" w:hAnsi="Times"/>
        <w:b w:val="0"/>
        <w:i w:val="0"/>
        <w:smallCaps w:val="0"/>
        <w:strike w:val="0"/>
        <w:shd w:fill="auto" w:val="clear"/>
        <w:vertAlign w:val="baseline"/>
      </w:rPr>
    </w:lvl>
    <w:lvl w:ilvl="8">
      <w:start w:val="1"/>
      <w:numFmt w:val="bullet"/>
      <w:lvlText w:val="•"/>
      <w:lvlJc w:val="left"/>
      <w:pPr>
        <w:ind w:left="2480" w:hanging="500"/>
      </w:pPr>
      <w:rPr>
        <w:rFonts w:ascii="Times" w:cs="Times" w:eastAsia="Times" w:hAnsi="Times"/>
        <w:b w:val="0"/>
        <w:i w:val="0"/>
        <w:smallCaps w:val="0"/>
        <w:strike w:val="0"/>
        <w:shd w:fill="auto" w:val="clear"/>
        <w:vertAlign w:val="baseline"/>
      </w:rPr>
    </w:lvl>
  </w:abstractNum>
  <w:abstractNum w:abstractNumId="8">
    <w:lvl w:ilvl="0">
      <w:start w:val="1"/>
      <w:numFmt w:val="bullet"/>
      <w:lvlText w:val="•"/>
      <w:lvlJc w:val="left"/>
      <w:pPr>
        <w:ind w:left="189" w:hanging="189"/>
      </w:pPr>
      <w:rPr>
        <w:rFonts w:ascii="Times" w:cs="Times" w:eastAsia="Times" w:hAnsi="Times"/>
        <w:b w:val="0"/>
        <w:i w:val="0"/>
        <w:smallCaps w:val="0"/>
        <w:strike w:val="0"/>
        <w:shd w:fill="auto" w:val="clear"/>
        <w:vertAlign w:val="baseline"/>
      </w:rPr>
    </w:lvl>
    <w:lvl w:ilvl="1">
      <w:start w:val="1"/>
      <w:numFmt w:val="bullet"/>
      <w:lvlText w:val="•"/>
      <w:lvlJc w:val="left"/>
      <w:pPr>
        <w:ind w:left="789" w:hanging="188.9999999999999"/>
      </w:pPr>
      <w:rPr>
        <w:rFonts w:ascii="Times" w:cs="Times" w:eastAsia="Times" w:hAnsi="Times"/>
        <w:b w:val="0"/>
        <w:i w:val="0"/>
        <w:smallCaps w:val="0"/>
        <w:strike w:val="0"/>
        <w:shd w:fill="auto" w:val="clear"/>
        <w:vertAlign w:val="baseline"/>
      </w:rPr>
    </w:lvl>
    <w:lvl w:ilvl="2">
      <w:start w:val="1"/>
      <w:numFmt w:val="bullet"/>
      <w:lvlText w:val="•"/>
      <w:lvlJc w:val="left"/>
      <w:pPr>
        <w:ind w:left="1389" w:hanging="189"/>
      </w:pPr>
      <w:rPr>
        <w:rFonts w:ascii="Times" w:cs="Times" w:eastAsia="Times" w:hAnsi="Times"/>
        <w:b w:val="0"/>
        <w:i w:val="0"/>
        <w:smallCaps w:val="0"/>
        <w:strike w:val="0"/>
        <w:shd w:fill="auto" w:val="clear"/>
        <w:vertAlign w:val="baseline"/>
      </w:rPr>
    </w:lvl>
    <w:lvl w:ilvl="3">
      <w:start w:val="1"/>
      <w:numFmt w:val="bullet"/>
      <w:lvlText w:val="•"/>
      <w:lvlJc w:val="left"/>
      <w:pPr>
        <w:ind w:left="1989" w:hanging="189"/>
      </w:pPr>
      <w:rPr>
        <w:rFonts w:ascii="Times" w:cs="Times" w:eastAsia="Times" w:hAnsi="Times"/>
        <w:b w:val="0"/>
        <w:i w:val="0"/>
        <w:smallCaps w:val="0"/>
        <w:strike w:val="0"/>
        <w:shd w:fill="auto" w:val="clear"/>
        <w:vertAlign w:val="baseline"/>
      </w:rPr>
    </w:lvl>
    <w:lvl w:ilvl="4">
      <w:start w:val="1"/>
      <w:numFmt w:val="bullet"/>
      <w:lvlText w:val="•"/>
      <w:lvlJc w:val="left"/>
      <w:pPr>
        <w:ind w:left="2589" w:hanging="189.00000000000045"/>
      </w:pPr>
      <w:rPr>
        <w:rFonts w:ascii="Times" w:cs="Times" w:eastAsia="Times" w:hAnsi="Times"/>
        <w:b w:val="0"/>
        <w:i w:val="0"/>
        <w:smallCaps w:val="0"/>
        <w:strike w:val="0"/>
        <w:shd w:fill="auto" w:val="clear"/>
        <w:vertAlign w:val="baseline"/>
      </w:rPr>
    </w:lvl>
    <w:lvl w:ilvl="5">
      <w:start w:val="1"/>
      <w:numFmt w:val="bullet"/>
      <w:lvlText w:val="•"/>
      <w:lvlJc w:val="left"/>
      <w:pPr>
        <w:ind w:left="3189" w:hanging="189"/>
      </w:pPr>
      <w:rPr>
        <w:rFonts w:ascii="Times" w:cs="Times" w:eastAsia="Times" w:hAnsi="Times"/>
        <w:b w:val="0"/>
        <w:i w:val="0"/>
        <w:smallCaps w:val="0"/>
        <w:strike w:val="0"/>
        <w:shd w:fill="auto" w:val="clear"/>
        <w:vertAlign w:val="baseline"/>
      </w:rPr>
    </w:lvl>
    <w:lvl w:ilvl="6">
      <w:start w:val="1"/>
      <w:numFmt w:val="bullet"/>
      <w:lvlText w:val="•"/>
      <w:lvlJc w:val="left"/>
      <w:pPr>
        <w:ind w:left="3789" w:hanging="189"/>
      </w:pPr>
      <w:rPr>
        <w:rFonts w:ascii="Times" w:cs="Times" w:eastAsia="Times" w:hAnsi="Times"/>
        <w:b w:val="0"/>
        <w:i w:val="0"/>
        <w:smallCaps w:val="0"/>
        <w:strike w:val="0"/>
        <w:shd w:fill="auto" w:val="clear"/>
        <w:vertAlign w:val="baseline"/>
      </w:rPr>
    </w:lvl>
    <w:lvl w:ilvl="7">
      <w:start w:val="1"/>
      <w:numFmt w:val="bullet"/>
      <w:lvlText w:val="•"/>
      <w:lvlJc w:val="left"/>
      <w:pPr>
        <w:ind w:left="4389" w:hanging="189"/>
      </w:pPr>
      <w:rPr>
        <w:rFonts w:ascii="Times" w:cs="Times" w:eastAsia="Times" w:hAnsi="Times"/>
        <w:b w:val="0"/>
        <w:i w:val="0"/>
        <w:smallCaps w:val="0"/>
        <w:strike w:val="0"/>
        <w:shd w:fill="auto" w:val="clear"/>
        <w:vertAlign w:val="baseline"/>
      </w:rPr>
    </w:lvl>
    <w:lvl w:ilvl="8">
      <w:start w:val="1"/>
      <w:numFmt w:val="bullet"/>
      <w:lvlText w:val="•"/>
      <w:lvlJc w:val="left"/>
      <w:pPr>
        <w:ind w:left="4989" w:hanging="189"/>
      </w:pPr>
      <w:rPr>
        <w:rFonts w:ascii="Times" w:cs="Times" w:eastAsia="Times" w:hAnsi="Times"/>
        <w:b w:val="0"/>
        <w:i w:val="0"/>
        <w:smallCaps w:val="0"/>
        <w:strike w:val="0"/>
        <w:shd w:fill="auto" w:val="clear"/>
        <w:vertAlign w:val="baseline"/>
      </w:rPr>
    </w:lvl>
  </w:abstractNum>
  <w:abstractNum w:abstractNumId="9">
    <w:lvl w:ilvl="0">
      <w:start w:val="1"/>
      <w:numFmt w:val="bullet"/>
      <w:lvlText w:val="•"/>
      <w:lvlJc w:val="left"/>
      <w:pPr>
        <w:ind w:left="189" w:hanging="189"/>
      </w:pPr>
      <w:rPr>
        <w:rFonts w:ascii="Times" w:cs="Times" w:eastAsia="Times" w:hAnsi="Times"/>
        <w:b w:val="1"/>
        <w:i w:val="0"/>
        <w:smallCaps w:val="0"/>
        <w:strike w:val="0"/>
        <w:shd w:fill="auto" w:val="clear"/>
        <w:vertAlign w:val="baseline"/>
      </w:rPr>
    </w:lvl>
    <w:lvl w:ilvl="1">
      <w:start w:val="1"/>
      <w:numFmt w:val="bullet"/>
      <w:lvlText w:val="•"/>
      <w:lvlJc w:val="left"/>
      <w:pPr>
        <w:ind w:left="789" w:hanging="188.9999999999999"/>
      </w:pPr>
      <w:rPr>
        <w:rFonts w:ascii="Times" w:cs="Times" w:eastAsia="Times" w:hAnsi="Times"/>
        <w:b w:val="1"/>
        <w:i w:val="0"/>
        <w:smallCaps w:val="0"/>
        <w:strike w:val="0"/>
        <w:shd w:fill="auto" w:val="clear"/>
        <w:vertAlign w:val="baseline"/>
      </w:rPr>
    </w:lvl>
    <w:lvl w:ilvl="2">
      <w:start w:val="1"/>
      <w:numFmt w:val="bullet"/>
      <w:lvlText w:val="•"/>
      <w:lvlJc w:val="left"/>
      <w:pPr>
        <w:ind w:left="1389" w:hanging="189"/>
      </w:pPr>
      <w:rPr>
        <w:rFonts w:ascii="Times" w:cs="Times" w:eastAsia="Times" w:hAnsi="Times"/>
        <w:b w:val="1"/>
        <w:i w:val="0"/>
        <w:smallCaps w:val="0"/>
        <w:strike w:val="0"/>
        <w:shd w:fill="auto" w:val="clear"/>
        <w:vertAlign w:val="baseline"/>
      </w:rPr>
    </w:lvl>
    <w:lvl w:ilvl="3">
      <w:start w:val="1"/>
      <w:numFmt w:val="bullet"/>
      <w:lvlText w:val="•"/>
      <w:lvlJc w:val="left"/>
      <w:pPr>
        <w:ind w:left="1989" w:hanging="189"/>
      </w:pPr>
      <w:rPr>
        <w:rFonts w:ascii="Times" w:cs="Times" w:eastAsia="Times" w:hAnsi="Times"/>
        <w:b w:val="1"/>
        <w:i w:val="0"/>
        <w:smallCaps w:val="0"/>
        <w:strike w:val="0"/>
        <w:shd w:fill="auto" w:val="clear"/>
        <w:vertAlign w:val="baseline"/>
      </w:rPr>
    </w:lvl>
    <w:lvl w:ilvl="4">
      <w:start w:val="1"/>
      <w:numFmt w:val="bullet"/>
      <w:lvlText w:val="•"/>
      <w:lvlJc w:val="left"/>
      <w:pPr>
        <w:ind w:left="2589" w:hanging="189.00000000000045"/>
      </w:pPr>
      <w:rPr>
        <w:rFonts w:ascii="Times" w:cs="Times" w:eastAsia="Times" w:hAnsi="Times"/>
        <w:b w:val="1"/>
        <w:i w:val="0"/>
        <w:smallCaps w:val="0"/>
        <w:strike w:val="0"/>
        <w:shd w:fill="auto" w:val="clear"/>
        <w:vertAlign w:val="baseline"/>
      </w:rPr>
    </w:lvl>
    <w:lvl w:ilvl="5">
      <w:start w:val="1"/>
      <w:numFmt w:val="bullet"/>
      <w:lvlText w:val="•"/>
      <w:lvlJc w:val="left"/>
      <w:pPr>
        <w:ind w:left="3189" w:hanging="189"/>
      </w:pPr>
      <w:rPr>
        <w:rFonts w:ascii="Times" w:cs="Times" w:eastAsia="Times" w:hAnsi="Times"/>
        <w:b w:val="1"/>
        <w:i w:val="0"/>
        <w:smallCaps w:val="0"/>
        <w:strike w:val="0"/>
        <w:shd w:fill="auto" w:val="clear"/>
        <w:vertAlign w:val="baseline"/>
      </w:rPr>
    </w:lvl>
    <w:lvl w:ilvl="6">
      <w:start w:val="1"/>
      <w:numFmt w:val="bullet"/>
      <w:lvlText w:val="•"/>
      <w:lvlJc w:val="left"/>
      <w:pPr>
        <w:ind w:left="3789" w:hanging="189"/>
      </w:pPr>
      <w:rPr>
        <w:rFonts w:ascii="Times" w:cs="Times" w:eastAsia="Times" w:hAnsi="Times"/>
        <w:b w:val="1"/>
        <w:i w:val="0"/>
        <w:smallCaps w:val="0"/>
        <w:strike w:val="0"/>
        <w:shd w:fill="auto" w:val="clear"/>
        <w:vertAlign w:val="baseline"/>
      </w:rPr>
    </w:lvl>
    <w:lvl w:ilvl="7">
      <w:start w:val="1"/>
      <w:numFmt w:val="bullet"/>
      <w:lvlText w:val="•"/>
      <w:lvlJc w:val="left"/>
      <w:pPr>
        <w:ind w:left="4389" w:hanging="189"/>
      </w:pPr>
      <w:rPr>
        <w:rFonts w:ascii="Times" w:cs="Times" w:eastAsia="Times" w:hAnsi="Times"/>
        <w:b w:val="1"/>
        <w:i w:val="0"/>
        <w:smallCaps w:val="0"/>
        <w:strike w:val="0"/>
        <w:shd w:fill="auto" w:val="clear"/>
        <w:vertAlign w:val="baseline"/>
      </w:rPr>
    </w:lvl>
    <w:lvl w:ilvl="8">
      <w:start w:val="1"/>
      <w:numFmt w:val="bullet"/>
      <w:lvlText w:val="•"/>
      <w:lvlJc w:val="left"/>
      <w:pPr>
        <w:ind w:left="4989" w:hanging="189"/>
      </w:pPr>
      <w:rPr>
        <w:rFonts w:ascii="Times" w:cs="Times" w:eastAsia="Times" w:hAnsi="Times"/>
        <w:b w:val="1"/>
        <w:i w:val="0"/>
        <w:smallCaps w:val="0"/>
        <w:strike w:val="0"/>
        <w:shd w:fill="auto" w:val="clear"/>
        <w:vertAlign w:val="baseline"/>
      </w:rPr>
    </w:lvl>
  </w:abstractNum>
  <w:abstractNum w:abstractNumId="10">
    <w:lvl w:ilvl="0">
      <w:start w:val="1"/>
      <w:numFmt w:val="bullet"/>
      <w:lvlText w:val="•"/>
      <w:lvlJc w:val="left"/>
      <w:pPr>
        <w:ind w:left="189" w:hanging="189"/>
      </w:pPr>
      <w:rPr>
        <w:b w:val="1"/>
        <w:smallCaps w:val="0"/>
        <w:strike w:val="0"/>
        <w:shd w:fill="auto" w:val="clear"/>
        <w:vertAlign w:val="baseline"/>
      </w:rPr>
    </w:lvl>
    <w:lvl w:ilvl="1">
      <w:start w:val="1"/>
      <w:numFmt w:val="bullet"/>
      <w:lvlText w:val="•"/>
      <w:lvlJc w:val="left"/>
      <w:pPr>
        <w:ind w:left="789" w:hanging="188.9999999999999"/>
      </w:pPr>
      <w:rPr>
        <w:b w:val="1"/>
        <w:smallCaps w:val="0"/>
        <w:strike w:val="0"/>
        <w:shd w:fill="auto" w:val="clear"/>
        <w:vertAlign w:val="baseline"/>
      </w:rPr>
    </w:lvl>
    <w:lvl w:ilvl="2">
      <w:start w:val="1"/>
      <w:numFmt w:val="bullet"/>
      <w:lvlText w:val="•"/>
      <w:lvlJc w:val="left"/>
      <w:pPr>
        <w:ind w:left="1389" w:hanging="189"/>
      </w:pPr>
      <w:rPr>
        <w:b w:val="1"/>
        <w:smallCaps w:val="0"/>
        <w:strike w:val="0"/>
        <w:shd w:fill="auto" w:val="clear"/>
        <w:vertAlign w:val="baseline"/>
      </w:rPr>
    </w:lvl>
    <w:lvl w:ilvl="3">
      <w:start w:val="1"/>
      <w:numFmt w:val="bullet"/>
      <w:lvlText w:val="•"/>
      <w:lvlJc w:val="left"/>
      <w:pPr>
        <w:ind w:left="1989" w:hanging="189"/>
      </w:pPr>
      <w:rPr>
        <w:b w:val="1"/>
        <w:smallCaps w:val="0"/>
        <w:strike w:val="0"/>
        <w:shd w:fill="auto" w:val="clear"/>
        <w:vertAlign w:val="baseline"/>
      </w:rPr>
    </w:lvl>
    <w:lvl w:ilvl="4">
      <w:start w:val="1"/>
      <w:numFmt w:val="bullet"/>
      <w:lvlText w:val="•"/>
      <w:lvlJc w:val="left"/>
      <w:pPr>
        <w:ind w:left="2589" w:hanging="189.00000000000045"/>
      </w:pPr>
      <w:rPr>
        <w:b w:val="1"/>
        <w:smallCaps w:val="0"/>
        <w:strike w:val="0"/>
        <w:shd w:fill="auto" w:val="clear"/>
        <w:vertAlign w:val="baseline"/>
      </w:rPr>
    </w:lvl>
    <w:lvl w:ilvl="5">
      <w:start w:val="1"/>
      <w:numFmt w:val="bullet"/>
      <w:lvlText w:val="•"/>
      <w:lvlJc w:val="left"/>
      <w:pPr>
        <w:ind w:left="3189" w:hanging="189"/>
      </w:pPr>
      <w:rPr>
        <w:b w:val="1"/>
        <w:smallCaps w:val="0"/>
        <w:strike w:val="0"/>
        <w:shd w:fill="auto" w:val="clear"/>
        <w:vertAlign w:val="baseline"/>
      </w:rPr>
    </w:lvl>
    <w:lvl w:ilvl="6">
      <w:start w:val="1"/>
      <w:numFmt w:val="bullet"/>
      <w:lvlText w:val="•"/>
      <w:lvlJc w:val="left"/>
      <w:pPr>
        <w:ind w:left="3789" w:hanging="189"/>
      </w:pPr>
      <w:rPr>
        <w:b w:val="1"/>
        <w:smallCaps w:val="0"/>
        <w:strike w:val="0"/>
        <w:shd w:fill="auto" w:val="clear"/>
        <w:vertAlign w:val="baseline"/>
      </w:rPr>
    </w:lvl>
    <w:lvl w:ilvl="7">
      <w:start w:val="1"/>
      <w:numFmt w:val="bullet"/>
      <w:lvlText w:val="•"/>
      <w:lvlJc w:val="left"/>
      <w:pPr>
        <w:ind w:left="4389" w:hanging="189"/>
      </w:pPr>
      <w:rPr>
        <w:b w:val="1"/>
        <w:smallCaps w:val="0"/>
        <w:strike w:val="0"/>
        <w:shd w:fill="auto" w:val="clear"/>
        <w:vertAlign w:val="baseline"/>
      </w:rPr>
    </w:lvl>
    <w:lvl w:ilvl="8">
      <w:start w:val="1"/>
      <w:numFmt w:val="bullet"/>
      <w:lvlText w:val="•"/>
      <w:lvlJc w:val="left"/>
      <w:pPr>
        <w:ind w:left="4989" w:hanging="189"/>
      </w:pPr>
      <w:rPr>
        <w:b w:val="1"/>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next w:val="Normal"/>
    <w:pPr/>
    <w:rPr>
      <w:sz w:val="24"/>
      <w:szCs w:val="24"/>
      <w:lang w:bidi="ar-SA" w:eastAsia="en-US" w:val="en-US"/>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Intestazione e piè di pagina">
    <w:name w:val="Intestazione e piè di pagina"/>
    <w:next w:val="Intestazione e piè di pagina"/>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Di default">
    <w:name w:val="Di default"/>
    <w:next w:val="Di default"/>
    <w:pPr>
      <w:keepNext w:val="0"/>
      <w:keepLines w:val="0"/>
      <w:pageBreakBefore w:val="0"/>
      <w:widowControl w:val="1"/>
      <w:shd w:color="auto" w:fill="auto" w:val="clear"/>
      <w:suppressAutoHyphens w:val="0"/>
      <w:bidi w:val="0"/>
      <w:spacing w:after="0" w:before="160" w:line="288"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14:textOutline w14:cap="flat" w14:w="12700">
        <w14:noFill/>
        <w14:miter w14:lim="400000"/>
      </w14:textOutline>
    </w:rPr>
  </w:style>
  <w:style w:type="numbering" w:styleId="Punto elenco">
    <w:name w:val="Punto elenco"/>
    <w:pPr>
      <w:numPr>
        <w:numId w:val="1"/>
      </w:numPr>
    </w:pPr>
  </w:style>
  <w:style w:type="numbering" w:styleId="Punto elenco.0">
    <w:name w:val="Punto elenco.0"/>
    <w:pPr>
      <w:numPr>
        <w:numId w:val="3"/>
      </w:numPr>
    </w:pPr>
  </w:style>
  <w:style w:type="numbering" w:styleId="Punti elenco">
    <w:name w:val="Punti elenco"/>
    <w:pPr>
      <w:numPr>
        <w:numId w:val="5"/>
      </w:numPr>
    </w:pPr>
  </w:style>
  <w:style w:type="numbering" w:styleId="Punti elenco.0">
    <w:name w:val="Punti elenco.0"/>
    <w:pPr>
      <w:numPr>
        <w:numId w:val="8"/>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Nt+vxJzQMT2NvKceDMu7My6wmA==">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